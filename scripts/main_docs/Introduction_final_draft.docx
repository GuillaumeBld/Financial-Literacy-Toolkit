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1DE54" w14:textId="77777777" w:rsidR="00B74AB9" w:rsidRPr="00902096" w:rsidRDefault="00B74AB9" w:rsidP="00783AD1">
      <w:pPr>
        <w:pStyle w:val="p1"/>
        <w:rPr>
          <w:b/>
          <w:bCs/>
          <w:sz w:val="32"/>
          <w:szCs w:val="32"/>
          <w:u w:val="single"/>
        </w:rPr>
      </w:pPr>
      <w:r w:rsidRPr="00902096">
        <w:rPr>
          <w:b/>
          <w:bCs/>
          <w:sz w:val="32"/>
          <w:szCs w:val="32"/>
          <w:u w:val="single"/>
        </w:rPr>
        <w:t>Introduction</w:t>
      </w:r>
    </w:p>
    <w:p w14:paraId="6C5B19F3" w14:textId="77777777" w:rsidR="00B74AB9" w:rsidRPr="00902096" w:rsidRDefault="00B74AB9" w:rsidP="00B74AB9">
      <w:pPr>
        <w:spacing w:before="100" w:beforeAutospacing="1" w:after="100" w:afterAutospacing="1"/>
        <w:rPr>
          <w:color w:val="000000"/>
        </w:rPr>
      </w:pPr>
      <w:r w:rsidRPr="00902096">
        <w:rPr>
          <w:color w:val="000000"/>
        </w:rPr>
        <w:t>Financial literacy is commonly defined as the ability to understand and use financial concepts and quantitative information to make informed decisions about saving, borrowing, investing, and managing risk. In the human capital framework, these competencies influence participation in credit and asset markets, portfolio choice, and resilience to shocks. For university students, financial literacy is immediately consequential because many begin managing debt, credit, and consumption decisions under limited experience and imperfect information. Small misunderstandings in compounding, interest-rate mechanics, inflation, diversification, and insurance can translate into persistent debt burdens, fragile liquidity positions, and suboptimal portfolio choices.</w:t>
      </w:r>
    </w:p>
    <w:p w14:paraId="7DFF6C85" w14:textId="77777777" w:rsidR="00B74AB9" w:rsidRPr="00902096" w:rsidRDefault="00B74AB9" w:rsidP="00B74AB9">
      <w:pPr>
        <w:spacing w:before="100" w:beforeAutospacing="1" w:after="100" w:afterAutospacing="1"/>
        <w:rPr>
          <w:color w:val="000000"/>
        </w:rPr>
      </w:pPr>
      <w:r w:rsidRPr="00902096">
        <w:rPr>
          <w:color w:val="000000"/>
        </w:rPr>
        <w:t>Despite broad recognition of its importance, financial literacy is unevenly distributed across student populations. Students arrive with heterogeneous prior exposure to personal finance concepts, differences in numeracy, and unequal access to credible guidance through households, schools, employers, and digital sources. Learning is further shaped by behavioral and contextual constraints, including time scarcity, employment intensity, financial stress, risk preferences, and prior exposure to financial products. Consequently, evaluation of financial literacy instruction should address both average learning gains and the determinants of variation in learning across students.</w:t>
      </w:r>
    </w:p>
    <w:p w14:paraId="4AF32413" w14:textId="77777777" w:rsidR="00B74AB9" w:rsidRPr="00902096" w:rsidRDefault="00B74AB9" w:rsidP="00B74AB9">
      <w:pPr>
        <w:spacing w:before="100" w:beforeAutospacing="1" w:after="100" w:afterAutospacing="1"/>
        <w:rPr>
          <w:color w:val="000000"/>
        </w:rPr>
      </w:pPr>
      <w:r w:rsidRPr="00902096">
        <w:rPr>
          <w:color w:val="000000"/>
        </w:rPr>
        <w:t xml:space="preserve">This independent study evaluates learning outcomes in Quinn 102 (Financial Literacy) during the 2026 offering through a structured questionnaire administered respectively in the second week and the last </w:t>
      </w:r>
      <w:proofErr w:type="gramStart"/>
      <w:r w:rsidRPr="00902096">
        <w:rPr>
          <w:color w:val="000000"/>
        </w:rPr>
        <w:t>week  of</w:t>
      </w:r>
      <w:proofErr w:type="gramEnd"/>
      <w:r w:rsidRPr="00902096">
        <w:rPr>
          <w:color w:val="000000"/>
        </w:rPr>
        <w:t xml:space="preserve"> the </w:t>
      </w:r>
      <w:proofErr w:type="gramStart"/>
      <w:r w:rsidRPr="00902096">
        <w:rPr>
          <w:color w:val="000000"/>
        </w:rPr>
        <w:t>course .</w:t>
      </w:r>
      <w:proofErr w:type="gramEnd"/>
      <w:r w:rsidRPr="00902096">
        <w:rPr>
          <w:color w:val="000000"/>
        </w:rPr>
        <w:t xml:space="preserve"> The purpose of administering the questionnaire for Quinn 102 in 2026 is twofold. First, it is designed to measure the overall level of learning achieved, and its distribution across different categories of financial literacy, demographics, and socio-economic characteristics of the sample. Second, it is designed to determine which factors affect the level and magnitude of learning </w:t>
      </w:r>
      <w:proofErr w:type="gramStart"/>
      <w:r w:rsidRPr="00902096">
        <w:rPr>
          <w:color w:val="000000"/>
        </w:rPr>
        <w:t>in order to</w:t>
      </w:r>
      <w:proofErr w:type="gramEnd"/>
      <w:r w:rsidRPr="00902096">
        <w:rPr>
          <w:color w:val="000000"/>
        </w:rPr>
        <w:t xml:space="preserve"> inform the development of more effective courses in the future. In specifying the determinants of learning, the study emphasizes behavioral and contextual variables that affect students’ learning in domains such as borrowing, investment, and risk management.</w:t>
      </w:r>
    </w:p>
    <w:p w14:paraId="6CBBCD2F" w14:textId="3599599C" w:rsidR="00B74AB9" w:rsidRPr="00902096" w:rsidRDefault="00B74AB9" w:rsidP="00B74AB9">
      <w:pPr>
        <w:spacing w:before="100" w:beforeAutospacing="1" w:after="100" w:afterAutospacing="1"/>
        <w:rPr>
          <w:color w:val="000000"/>
        </w:rPr>
      </w:pPr>
      <w:r w:rsidRPr="00902096">
        <w:rPr>
          <w:color w:val="000000"/>
        </w:rPr>
        <w:t>More specifically, the study is organized around two research questions.</w:t>
      </w:r>
    </w:p>
    <w:p w14:paraId="7BBB6D92" w14:textId="77777777" w:rsidR="00B74AB9" w:rsidRPr="00902096" w:rsidRDefault="00B74AB9" w:rsidP="00B74AB9">
      <w:pPr>
        <w:numPr>
          <w:ilvl w:val="0"/>
          <w:numId w:val="1"/>
        </w:numPr>
        <w:spacing w:before="100" w:beforeAutospacing="1" w:after="100" w:afterAutospacing="1"/>
        <w:rPr>
          <w:color w:val="000000"/>
        </w:rPr>
      </w:pPr>
      <w:r w:rsidRPr="00902096">
        <w:rPr>
          <w:b/>
          <w:bCs/>
          <w:color w:val="000000"/>
        </w:rPr>
        <w:t>RQ1 (Learning gains):</w:t>
      </w:r>
      <w:r w:rsidRPr="00902096">
        <w:rPr>
          <w:color w:val="000000"/>
        </w:rPr>
        <w:t> What is the magnitude of student learning in Quinn 102, overall and within the domains of borrowing and credit, investment, and risk management, as measured by pre to post changes in knowledge?</w:t>
      </w:r>
    </w:p>
    <w:p w14:paraId="606770A6" w14:textId="77777777" w:rsidR="00B74AB9" w:rsidRPr="00902096" w:rsidRDefault="00B74AB9" w:rsidP="00B74AB9">
      <w:pPr>
        <w:numPr>
          <w:ilvl w:val="0"/>
          <w:numId w:val="1"/>
        </w:numPr>
        <w:spacing w:before="100" w:beforeAutospacing="1" w:after="100" w:afterAutospacing="1"/>
        <w:rPr>
          <w:color w:val="000000"/>
        </w:rPr>
      </w:pPr>
      <w:r w:rsidRPr="00902096">
        <w:rPr>
          <w:b/>
          <w:bCs/>
          <w:color w:val="000000"/>
        </w:rPr>
        <w:t>RQ2 (Heterogeneity):</w:t>
      </w:r>
      <w:r w:rsidRPr="00902096">
        <w:rPr>
          <w:color w:val="000000"/>
        </w:rPr>
        <w:t> Which baseline behavioral and contextual variables predict heterogeneity in learning gains across students, and do these predictors differ by domain?</w:t>
      </w:r>
    </w:p>
    <w:p w14:paraId="7090C4DB" w14:textId="77777777" w:rsidR="00FD0FC4" w:rsidRPr="00902096" w:rsidRDefault="00FD0FC4" w:rsidP="00FD0FC4">
      <w:pPr>
        <w:spacing w:before="100" w:beforeAutospacing="1" w:after="100" w:afterAutospacing="1"/>
        <w:rPr>
          <w:color w:val="000000"/>
        </w:rPr>
      </w:pPr>
      <w:r w:rsidRPr="00902096">
        <w:rPr>
          <w:color w:val="000000"/>
        </w:rPr>
        <w:t>Collectively, this independent study contributes an empirically grounded evaluation of QUINN 102’s association with student financial literacy gains, a structured approach to diagnosing domain-level strengths and weaknesses, and an operational infrastructure for repeatable, privacy-aware measurement. The results are intended to support continuous course improvement and to provide evidence on which student characteristics and constraints are most predictive of learning gains in borrowing, investment, and risk management.</w:t>
      </w:r>
    </w:p>
    <w:p w14:paraId="5DAD0BFF" w14:textId="77777777" w:rsidR="00FD0FC4" w:rsidRPr="00902096" w:rsidRDefault="00FD0FC4" w:rsidP="00FD0FC4">
      <w:pPr>
        <w:spacing w:before="100" w:beforeAutospacing="1" w:after="100" w:afterAutospacing="1"/>
        <w:rPr>
          <w:color w:val="000000"/>
        </w:rPr>
      </w:pPr>
    </w:p>
    <w:p w14:paraId="7B597ED2" w14:textId="77777777" w:rsidR="00B74AB9" w:rsidRPr="00902096" w:rsidRDefault="00B74AB9" w:rsidP="00B74AB9">
      <w:pPr>
        <w:spacing w:before="100" w:beforeAutospacing="1" w:after="100" w:afterAutospacing="1"/>
        <w:rPr>
          <w:color w:val="000000"/>
        </w:rPr>
      </w:pPr>
      <w:r w:rsidRPr="00902096">
        <w:rPr>
          <w:color w:val="000000"/>
        </w:rPr>
        <w:t>Completion of the financial literacy assessment is a required course assignment in Quinn 102 (Financial Literacy) and includes two administrations, a pre-course assessment (second week of class) and a post-course assessment (last day of class). The assessment supports instructional goals by providing baseline and post-instruction measures of students’ financial literacy knowledge. Separately, students will be offered the opportunity to allow their assessment data to be used for an independent research study evaluating learning outcomes in the 2026 offering of Quinn 102. Consent to research use of data is voluntary. Students may decline research participation without penalty and without any impact on course standing or grades.</w:t>
      </w:r>
    </w:p>
    <w:p w14:paraId="097F2A01" w14:textId="77777777" w:rsidR="00783AD1" w:rsidRPr="00902096" w:rsidRDefault="00783AD1" w:rsidP="00783AD1">
      <w:pPr>
        <w:pStyle w:val="p1"/>
      </w:pPr>
      <w:r w:rsidRPr="00902096">
        <w:rPr>
          <w:color w:val="000000"/>
        </w:rPr>
        <w:t xml:space="preserve">The pre to post design supports a clear estimate of course-associated learning gains at the student level. </w:t>
      </w:r>
      <w:r w:rsidRPr="00902096">
        <w:t>Because the design does not include a randomized control group, results are interpreted as evidence of learning associated with course participation under standardized measurement conditions.</w:t>
      </w:r>
      <w:r w:rsidRPr="00902096">
        <w:rPr>
          <w:rStyle w:val="apple-converted-space"/>
          <w:rFonts w:eastAsiaTheme="majorEastAsia"/>
        </w:rPr>
        <w:t xml:space="preserve"> </w:t>
      </w:r>
      <w:r w:rsidRPr="00902096">
        <w:rPr>
          <w:color w:val="000000"/>
        </w:rPr>
        <w:t>This framing preserves analytic credibility while still producing actionable evidence for instructional refinement and for building subsequent, more strongly identified evaluations.</w:t>
      </w:r>
    </w:p>
    <w:p w14:paraId="6E7B23C7" w14:textId="77777777" w:rsidR="00783AD1" w:rsidRPr="00902096" w:rsidRDefault="00783AD1" w:rsidP="00783AD1">
      <w:pPr>
        <w:spacing w:before="100" w:beforeAutospacing="1" w:after="100" w:afterAutospacing="1"/>
        <w:rPr>
          <w:color w:val="000000"/>
        </w:rPr>
      </w:pPr>
      <w:r w:rsidRPr="00902096">
        <w:rPr>
          <w:color w:val="000000"/>
        </w:rPr>
        <w:t>Beyond average effects, the study is designed to explain heterogeneity in outcomes. Baseline measures collected alongside in the second week of the course capture student characteristics and circumstances plausibly associated with learning trajectories, including demographic and socioeconomic background, prior exposure to financial products and experiences, and behavioral indicators such as confidence, financial stress, and time constraints. The questionnaire results administered in the last week of the course enable analysis of baseline disparities, differential learning gains, and whether the course narrows or widens gaps in domain mastery.</w:t>
      </w:r>
    </w:p>
    <w:p w14:paraId="73FBE2AA" w14:textId="2ACD4BAC" w:rsidR="00783AD1" w:rsidRPr="00902096" w:rsidRDefault="00783AD1" w:rsidP="00783AD1">
      <w:pPr>
        <w:pStyle w:val="p1"/>
      </w:pPr>
      <w:r w:rsidRPr="00902096">
        <w:t xml:space="preserve">The platform selects only from pre-written items and does not generate new questions or provide personalized feedback during active assessment windows. For the supplemental item bank, each </w:t>
      </w:r>
      <w:del w:id="0" w:author="Bolivard, Guillaume" w:date="2026-01-17T01:51:00Z" w16du:dateUtc="2026-01-17T05:51:00Z">
        <w:r w:rsidRPr="00902096" w:rsidDel="00604BF7">
          <w:delText>anchor</w:delText>
        </w:r>
      </w:del>
      <w:ins w:id="1" w:author="Bolivard, Guillaume" w:date="2026-01-17T01:51:00Z" w16du:dateUtc="2026-01-17T05:51:00Z">
        <w:r w:rsidR="00604BF7">
          <w:t>assessment</w:t>
        </w:r>
      </w:ins>
      <w:r w:rsidRPr="00902096">
        <w:t xml:space="preserve"> concept is paired with pre-written variants across two dimensions: </w:t>
      </w:r>
      <w:r w:rsidRPr="00DB33E4">
        <w:rPr>
          <w:rStyle w:val="s1"/>
          <w:rFonts w:eastAsiaTheme="majorEastAsia"/>
        </w:rPr>
        <w:t>response format</w:t>
      </w:r>
      <w:r w:rsidRPr="00DB33E4">
        <w:t xml:space="preserve"> (True/False, multiple choice, short open-ended response) and </w:t>
      </w:r>
      <w:r w:rsidRPr="00DB33E4">
        <w:rPr>
          <w:rStyle w:val="s1"/>
          <w:rFonts w:eastAsiaTheme="majorEastAsia"/>
        </w:rPr>
        <w:t>level of understanding</w:t>
      </w:r>
      <w:r w:rsidRPr="00DB33E4">
        <w:t xml:space="preserve"> (lower-level foundational, same-level comparable, higher-level applied). This structure enables targeted diagnostic follow-ups while preserving standardized measurement of the fixed 40-item</w:t>
      </w:r>
      <w:r w:rsidRPr="00902096">
        <w:t xml:space="preserve"> </w:t>
      </w:r>
      <w:del w:id="2" w:author="Bolivard, Guillaume" w:date="2026-01-17T01:52:00Z" w16du:dateUtc="2026-01-17T05:52:00Z">
        <w:r w:rsidRPr="00902096" w:rsidDel="00DE0173">
          <w:delText xml:space="preserve">anchor </w:delText>
        </w:r>
      </w:del>
      <w:r w:rsidRPr="00902096">
        <w:t>assessment.</w:t>
      </w:r>
    </w:p>
    <w:p w14:paraId="11EB2384" w14:textId="69C39A01" w:rsidR="00783AD1" w:rsidRPr="00DB33E4" w:rsidRDefault="00783AD1" w:rsidP="00DB33E4">
      <w:pPr>
        <w:pStyle w:val="p1"/>
      </w:pPr>
      <w:r w:rsidRPr="00902096">
        <w:rPr>
          <w:color w:val="000000"/>
        </w:rPr>
        <w:t>To ensure standardized delivery and data integrity at scale, the questionnaire is administered through a dedicated web platform developed for this study, the </w:t>
      </w:r>
      <w:hyperlink r:id="rId5" w:history="1">
        <w:r w:rsidRPr="00902096">
          <w:rPr>
            <w:rStyle w:val="Hyperlink"/>
          </w:rPr>
          <w:t>Financial Literacy Toolkit </w:t>
        </w:r>
      </w:hyperlink>
      <w:r w:rsidRPr="00902096">
        <w:rPr>
          <w:color w:val="000000"/>
        </w:rPr>
        <w:t>(platform reference available in the project documentation).</w:t>
      </w:r>
      <w:r w:rsidR="00DB33E4">
        <w:rPr>
          <w:color w:val="000000"/>
        </w:rPr>
        <w:t xml:space="preserve"> </w:t>
      </w:r>
      <w:r w:rsidR="00DB33E4">
        <w:t>After reviewing the IRB-approved information and consent screen, students enter the course code and their student ID and complete a brief onboarding process. Students authenticate using their university email address through institutional single sign-on. The platform does not collect or store passwords. Student identifiers are transformed into coded keys prior to storage so that identities are not directly accessible in the research dataset, while still allowing pre-course and post-course responses to be linked. Identifiable information needed for course administration is stored separately with restricted access. The research dataset used for analysis contains only coded identifiers, assessment responses, baseline onboarding responses, and limited metadata necessary for analysis</w:t>
      </w:r>
      <w:r w:rsidRPr="00902096">
        <w:rPr>
          <w:color w:val="000000"/>
        </w:rPr>
        <w:t>.</w:t>
      </w:r>
    </w:p>
    <w:p w14:paraId="6B673A18" w14:textId="722C91E4" w:rsidR="00783AD1" w:rsidRPr="00902096" w:rsidRDefault="00783AD1" w:rsidP="00B74AB9">
      <w:pPr>
        <w:pStyle w:val="p1"/>
        <w:rPr>
          <w:b/>
          <w:bCs/>
          <w:sz w:val="32"/>
          <w:szCs w:val="32"/>
          <w:u w:val="single"/>
        </w:rPr>
      </w:pPr>
      <w:r w:rsidRPr="00902096">
        <w:rPr>
          <w:b/>
          <w:bCs/>
          <w:sz w:val="32"/>
          <w:szCs w:val="32"/>
          <w:u w:val="single"/>
        </w:rPr>
        <w:lastRenderedPageBreak/>
        <w:t>Assessment Structure</w:t>
      </w:r>
    </w:p>
    <w:p w14:paraId="1EA8B002" w14:textId="7C0B5032" w:rsidR="00C90FF3" w:rsidRDefault="00C90FF3" w:rsidP="00C90FF3">
      <w:pPr>
        <w:pStyle w:val="p1"/>
        <w:rPr>
          <w:ins w:id="3" w:author="Bolivard, Guillaume" w:date="2026-01-17T02:44:00Z" w16du:dateUtc="2026-01-17T06:44:00Z"/>
        </w:rPr>
      </w:pPr>
      <w:r w:rsidRPr="00902096">
        <w:t xml:space="preserve">This study uses (1) a demographic and socioeconomic baseline questionnaire, (2) </w:t>
      </w:r>
      <w:ins w:id="4" w:author="Bolivard, Guillaume" w:date="2026-01-17T01:32:00Z" w16du:dateUtc="2026-01-17T05:32:00Z">
        <w:r w:rsidR="00644890">
          <w:t>a 40-item assessment covering financial knowledge and attitudes</w:t>
        </w:r>
      </w:ins>
      <w:del w:id="5" w:author="Bolivard, Guillaume" w:date="2026-01-17T01:32:00Z" w16du:dateUtc="2026-01-17T05:32:00Z">
        <w:r w:rsidRPr="00902096" w:rsidDel="00644890">
          <w:delText>a fixed 40-item core (anchor) assessment</w:delText>
        </w:r>
      </w:del>
      <w:r w:rsidRPr="00902096">
        <w:t>, and (3) a 10-item Supplemental Diagnostic Module (SDM-10) selected from a pre-written item bank based on students’ prior responses (correctness and confidence) to the core items.</w:t>
      </w:r>
    </w:p>
    <w:p w14:paraId="06EB911F" w14:textId="2B11CF07" w:rsidR="003D0897" w:rsidRDefault="003D0897" w:rsidP="00C90FF3">
      <w:pPr>
        <w:pStyle w:val="p1"/>
        <w:rPr>
          <w:ins w:id="6" w:author="Bolivard, Guillaume" w:date="2026-01-17T01:33:00Z" w16du:dateUtc="2026-01-17T05:33:00Z"/>
        </w:rPr>
      </w:pPr>
      <w:ins w:id="7" w:author="Bolivard, Guillaume" w:date="2026-01-17T02:44:00Z" w16du:dateUtc="2026-01-17T06:44:00Z">
        <w:r>
          <w:t>Out of</w:t>
        </w:r>
      </w:ins>
      <w:ins w:id="8" w:author="Bolivard, Guillaume" w:date="2026-01-17T02:44:00Z">
        <w:r w:rsidRPr="003D0897">
          <w:t xml:space="preserve"> the 40 assessment items, 26 are knowledge items (Q1–Q14, Q29–Q40) scored as correct/incorrect and used to compute learning gains. The remaining 14 are preference items (Q15–Q28) that assess behavioral tendencies and serve as unscored covariates for heterogeneity analysis.</w:t>
        </w:r>
      </w:ins>
    </w:p>
    <w:p w14:paraId="113A151F" w14:textId="483B7B35" w:rsidR="00644890" w:rsidRPr="00902096" w:rsidDel="00644890" w:rsidRDefault="00644890" w:rsidP="00C90FF3">
      <w:pPr>
        <w:pStyle w:val="p1"/>
        <w:rPr>
          <w:del w:id="9" w:author="Bolivard, Guillaume" w:date="2026-01-17T01:33:00Z" w16du:dateUtc="2026-01-17T05:33:00Z"/>
        </w:rPr>
      </w:pPr>
    </w:p>
    <w:p w14:paraId="0712DB86" w14:textId="276098B6" w:rsidR="00B74AB9" w:rsidRPr="00902096" w:rsidRDefault="00B74AB9" w:rsidP="00B74AB9">
      <w:pPr>
        <w:pStyle w:val="p1"/>
        <w:rPr>
          <w:b/>
          <w:bCs/>
          <w:u w:val="single"/>
        </w:rPr>
      </w:pPr>
      <w:r w:rsidRPr="00902096">
        <w:rPr>
          <w:b/>
          <w:bCs/>
          <w:u w:val="single"/>
        </w:rPr>
        <w:t>Demographic and socioeconomic baseline questionnaire</w:t>
      </w:r>
    </w:p>
    <w:p w14:paraId="00EB5EC0" w14:textId="07FF9F2F" w:rsidR="00B74AB9" w:rsidRPr="00902096" w:rsidRDefault="00B74AB9" w:rsidP="00B74AB9">
      <w:pPr>
        <w:pStyle w:val="p1"/>
      </w:pPr>
      <w:r w:rsidRPr="00902096">
        <w:t xml:space="preserve">The assessment begins with a brief set of </w:t>
      </w:r>
      <w:r w:rsidR="00C90FF3" w:rsidRPr="00902096">
        <w:t>demographics</w:t>
      </w:r>
      <w:r w:rsidRPr="00902096">
        <w:t xml:space="preserve">, socioeconomic, and debt-status baseline questions administered during the onboarding flow at the start of the pre-course assessment. These items provide contextual covariates used to describe the study sample and to examine heterogeneity in learning gains (RQ2). </w:t>
      </w:r>
      <w:r w:rsidR="00C90FF3" w:rsidRPr="00902096">
        <w:t xml:space="preserve">The baseline set includes standard demographics (gender, racial/ethnic background, age range, first language, and work experience), financial background and context items (prior use of common financial products such as credit cards, student loans, auto loans, investment accounts, and insurance; self-rated financial knowledge; and frequency of financial stress), and student loan debt items (current student loan debt status and, if applicable, an estimated interest-rate bracket), with “Prefer not to answer” options where appropriate. </w:t>
      </w:r>
      <w:r w:rsidRPr="00902096">
        <w:t>Where applicable, students who indicate student debt may be asked a brief follow-up (for example, an estimated interest-rate bracket), with “Prefer not to answer” options provided where appropriate.</w:t>
      </w:r>
    </w:p>
    <w:p w14:paraId="609EAE49" w14:textId="77777777" w:rsidR="00B74AB9" w:rsidRPr="00902096" w:rsidRDefault="00B74AB9" w:rsidP="00B74AB9">
      <w:pPr>
        <w:pStyle w:val="p1"/>
      </w:pPr>
      <w:r w:rsidRPr="00902096">
        <w:t xml:space="preserve">Students access the assessment through the platform onboarding flow. After reviewing the IRB-approved information and consent screen, students enter the course code and student ID, then authenticate using their university email address via institutional single sign-on or a </w:t>
      </w:r>
      <w:proofErr w:type="spellStart"/>
      <w:r w:rsidRPr="00902096">
        <w:t>passwordless</w:t>
      </w:r>
      <w:proofErr w:type="spellEnd"/>
      <w:r w:rsidRPr="00902096">
        <w:t xml:space="preserve"> email link. The platform does not collect or store passwords. The platform assigns each student a coded study identifier that links pre-course and post-course responses. Identifiable information, if collected for course administration (for example, verified university email), is stored separately from the research dataset with restricted access. The research dataset used for analysis is de-identified and contains only the coded identifier, assessment responses, baseline onboarding responses, and limited metadata necessary for analysis. Only authorized instructional personnel may access identifiable information for course-related purposes (for example, confirming assignment completion). Research analyses use the de-identified dataset and follow institutional privacy and FERPA requirements.</w:t>
      </w:r>
    </w:p>
    <w:p w14:paraId="42910BC0" w14:textId="77777777" w:rsidR="00B74AB9" w:rsidRPr="00902096" w:rsidRDefault="00B74AB9" w:rsidP="00B74AB9">
      <w:pPr>
        <w:pStyle w:val="p1"/>
      </w:pPr>
      <w:r w:rsidRPr="00902096">
        <w:t>Baseline onboarding items are collected once and are not re-administered at the post-course administration except where students are invited to confirm or update selected background variables (for example, work status). During onboarding, students are informed that completing the assessment is a required course assignment, and they are asked whether they consent to the use of a de-identified version of their responses for research. Declining consent has no impact on grades or course standing.</w:t>
      </w:r>
    </w:p>
    <w:p w14:paraId="760B3828" w14:textId="079B7EC7" w:rsidR="00B74AB9" w:rsidRPr="00902096" w:rsidRDefault="00B74AB9" w:rsidP="00B74AB9">
      <w:pPr>
        <w:pStyle w:val="p1"/>
        <w:rPr>
          <w:b/>
          <w:bCs/>
          <w:u w:val="single"/>
        </w:rPr>
      </w:pPr>
      <w:r w:rsidRPr="00902096">
        <w:rPr>
          <w:b/>
          <w:bCs/>
          <w:u w:val="single"/>
        </w:rPr>
        <w:lastRenderedPageBreak/>
        <w:t>Fixed core assessment</w:t>
      </w:r>
    </w:p>
    <w:p w14:paraId="51ABC5F5" w14:textId="6FBDFE77" w:rsidR="00FD0FC4" w:rsidRPr="00902096" w:rsidRDefault="00FD0FC4" w:rsidP="00FD0FC4">
      <w:pPr>
        <w:pStyle w:val="p1"/>
      </w:pPr>
      <w:r w:rsidRPr="00902096">
        <w:t xml:space="preserve">Following onboarding, students complete a 40-item </w:t>
      </w:r>
      <w:del w:id="10" w:author="Bolivard, Guillaume" w:date="2026-01-17T01:51:00Z" w16du:dateUtc="2026-01-17T05:51:00Z">
        <w:r w:rsidRPr="00902096" w:rsidDel="00DE0173">
          <w:delText xml:space="preserve">anchor </w:delText>
        </w:r>
      </w:del>
      <w:r w:rsidRPr="00902096">
        <w:t xml:space="preserve">assessment that is identical across participants in both the pre- and post-course administrations. Each </w:t>
      </w:r>
      <w:del w:id="11" w:author="Bolivard, Guillaume" w:date="2026-01-17T01:51:00Z" w16du:dateUtc="2026-01-17T05:51:00Z">
        <w:r w:rsidRPr="00902096" w:rsidDel="00DE0173">
          <w:delText xml:space="preserve">anchor </w:delText>
        </w:r>
      </w:del>
      <w:r w:rsidRPr="00902096">
        <w:t>item is paired with a brief confidence rating on a 1–3 scale. The combination of correctness and confidence is used to determine whether additional diagnostic measurement is warranted in the supplemental module.</w:t>
      </w:r>
    </w:p>
    <w:p w14:paraId="517C92E6" w14:textId="50886683" w:rsidR="00B74AB9" w:rsidRPr="00902096" w:rsidRDefault="00B74AB9" w:rsidP="00B74AB9">
      <w:pPr>
        <w:spacing w:before="100" w:beforeAutospacing="1" w:after="100" w:afterAutospacing="1"/>
        <w:rPr>
          <w:color w:val="000000"/>
        </w:rPr>
      </w:pPr>
      <w:r w:rsidRPr="00902096">
        <w:rPr>
          <w:color w:val="000000"/>
        </w:rPr>
        <w:t>Core knowledge items are mapped to domains (borrowing, investing, risk management) and administered in a consistent sequence for all students. For each core item, the platform records two signals: (1) the selected answer and (2) a confidence rating (1–3).</w:t>
      </w:r>
    </w:p>
    <w:p w14:paraId="331C6CB4" w14:textId="4E3D40DE" w:rsidR="00B74AB9" w:rsidRDefault="00B74AB9" w:rsidP="00B74AB9">
      <w:pPr>
        <w:pStyle w:val="p1"/>
        <w:rPr>
          <w:ins w:id="12" w:author="Bolivard, Guillaume" w:date="2026-01-17T01:33:00Z" w16du:dateUtc="2026-01-17T05:33:00Z"/>
          <w:color w:val="000000"/>
        </w:rPr>
      </w:pPr>
      <w:r w:rsidRPr="00902096">
        <w:rPr>
          <w:color w:val="000000"/>
        </w:rPr>
        <w:t xml:space="preserve">The core questionnaire is mapped to the three instructional domains in Quinn 102, enabling domain-specific reporting of learning gains. </w:t>
      </w:r>
      <w:r w:rsidRPr="00902096">
        <w:rPr>
          <w:b/>
          <w:bCs/>
        </w:rPr>
        <w:t>Borrowing and credit (</w:t>
      </w:r>
      <w:r w:rsidRPr="00902096">
        <w:rPr>
          <w:color w:val="000000"/>
        </w:rPr>
        <w:t>Borrowing, Interest Rates, and Financial Numeracy Knowledge</w:t>
      </w:r>
      <w:r w:rsidRPr="00902096">
        <w:rPr>
          <w:b/>
          <w:bCs/>
          <w:color w:val="000000"/>
        </w:rPr>
        <w:t>)</w:t>
      </w:r>
      <w:r w:rsidRPr="00902096">
        <w:rPr>
          <w:color w:val="000000"/>
        </w:rPr>
        <w:t xml:space="preserve"> assesses students’ understanding of compound interest, borrowing and mortgages, inflation, borrowing interest, saving behavior, general borrowing concepts, earning, and borrowing and credit fundamentals. </w:t>
      </w:r>
      <w:r w:rsidRPr="00902096">
        <w:rPr>
          <w:b/>
          <w:bCs/>
        </w:rPr>
        <w:t>Risk management</w:t>
      </w:r>
      <w:r w:rsidRPr="00902096">
        <w:t xml:space="preserve"> </w:t>
      </w:r>
      <w:r w:rsidRPr="00902096">
        <w:rPr>
          <w:color w:val="000000"/>
        </w:rPr>
        <w:t xml:space="preserve">(Behavioral and Risk Management Knowledge) </w:t>
      </w:r>
      <w:ins w:id="13" w:author="Bolivard, Guillaume" w:date="2026-01-17T01:43:00Z" w16du:dateUtc="2026-01-17T05:43:00Z">
        <w:r w:rsidR="00110976">
          <w:t>includes two item types. Knowledge items (Q11–Q14) assess understanding of diversification and insurance. Preference items (Q15–Q28) assess risk attitudes, decision-making tendencies, and behavioral responses; these are analyzed as covariates, not scored outcomes</w:t>
        </w:r>
      </w:ins>
      <w:del w:id="14" w:author="Bolivard, Guillaume" w:date="2026-01-17T01:43:00Z" w16du:dateUtc="2026-01-17T05:43:00Z">
        <w:r w:rsidRPr="00902096" w:rsidDel="00110976">
          <w:rPr>
            <w:color w:val="000000"/>
          </w:rPr>
          <w:delText>assesses how students perceive and manage risk, including diversification and insurance, allocation preferences, loss aversion, risk perception, social influence and herding, retirement risk planning, emotional responses to losses, decision processes, risk confidence and attitudes, reactions to underperformance, downside awareness, risk preference in income, and scam skepticism</w:delText>
        </w:r>
      </w:del>
      <w:r w:rsidRPr="00902096">
        <w:rPr>
          <w:color w:val="000000"/>
        </w:rPr>
        <w:t xml:space="preserve">. </w:t>
      </w:r>
      <w:r w:rsidRPr="00902096">
        <w:rPr>
          <w:b/>
          <w:bCs/>
        </w:rPr>
        <w:t>Investment</w:t>
      </w:r>
      <w:r w:rsidRPr="00902096">
        <w:t xml:space="preserve"> </w:t>
      </w:r>
      <w:r w:rsidRPr="00902096">
        <w:rPr>
          <w:color w:val="000000"/>
        </w:rPr>
        <w:t>(Risk and Return Knowledge) focuses on investing concepts and risk–return foundations, including investing knowledge, probability translation, the diversification effect and diversification principles, the risk–return relationship, inflation risk, asset-class risk, insurance-related risk management, and crisis or systemic risk. Learning is operationalized primarily as the percentage of correct responses overall and by domain, complemented by domain-level diagnostics that identify where gains are concentrated or limited.</w:t>
      </w:r>
    </w:p>
    <w:p w14:paraId="4CD4CC35" w14:textId="472B6C79" w:rsidR="00644890" w:rsidRPr="00644890" w:rsidRDefault="00644890" w:rsidP="00B74AB9">
      <w:pPr>
        <w:pStyle w:val="p1"/>
        <w:rPr>
          <w:rPrChange w:id="15" w:author="Bolivard, Guillaume" w:date="2026-01-17T01:33:00Z" w16du:dateUtc="2026-01-17T05:33:00Z">
            <w:rPr>
              <w:color w:val="000000"/>
            </w:rPr>
          </w:rPrChange>
        </w:rPr>
      </w:pPr>
      <w:ins w:id="16" w:author="Bolivard, Guillaume" w:date="2026-01-17T01:33:00Z" w16du:dateUtc="2026-01-17T05:33:00Z">
        <w:r>
          <w:t xml:space="preserve">Items are classified into two types for analytic purposes. </w:t>
        </w:r>
        <w:r>
          <w:rPr>
            <w:rStyle w:val="Emphasis"/>
            <w:rFonts w:eastAsiaTheme="majorEastAsia"/>
          </w:rPr>
          <w:t>Knowledge items</w:t>
        </w:r>
        <w:r>
          <w:t xml:space="preserve"> (Q1–Q14, Q29–Q40) assess factual understanding and are scored as correct/incorrect. These items contribute to learning gain calculations (RQ1) and trigger SDM-10 follow-up based on correctness and confidence. </w:t>
        </w:r>
        <w:r>
          <w:rPr>
            <w:rStyle w:val="Emphasis"/>
            <w:rFonts w:eastAsiaTheme="majorEastAsia"/>
          </w:rPr>
          <w:t>Preference items</w:t>
        </w:r>
        <w:r>
          <w:t xml:space="preserve"> (Q15–Q28) assess financial attitudes, risk tolerance, and behavioral tendencies. These items are not scored as correct/incorrect; they serve as baseline covariates for heterogeneity analysis (RQ2) and do not trigger SDM-10 selection.</w:t>
        </w:r>
      </w:ins>
    </w:p>
    <w:p w14:paraId="49858125" w14:textId="77777777" w:rsidR="00C90FF3" w:rsidRPr="00902096" w:rsidRDefault="00C90FF3" w:rsidP="00B74AB9">
      <w:pPr>
        <w:pStyle w:val="p1"/>
        <w:rPr>
          <w:b/>
          <w:bCs/>
          <w:u w:val="single"/>
        </w:rPr>
      </w:pPr>
      <w:r w:rsidRPr="00902096">
        <w:rPr>
          <w:b/>
          <w:bCs/>
          <w:u w:val="single"/>
        </w:rPr>
        <w:t xml:space="preserve">Supplemental Diagnostic Module </w:t>
      </w:r>
    </w:p>
    <w:p w14:paraId="6E625685" w14:textId="7EA5E17E" w:rsidR="00B74AB9" w:rsidRDefault="00B74AB9" w:rsidP="00B74AB9">
      <w:pPr>
        <w:pStyle w:val="p1"/>
        <w:rPr>
          <w:ins w:id="17" w:author="Bolivard, Guillaume" w:date="2026-01-17T01:34:00Z" w16du:dateUtc="2026-01-17T05:34:00Z"/>
        </w:rPr>
      </w:pPr>
      <w:r w:rsidRPr="00902096">
        <w:t xml:space="preserve">In addition to the 40 </w:t>
      </w:r>
      <w:del w:id="18" w:author="Bolivard, Guillaume" w:date="2026-01-17T01:52:00Z" w16du:dateUtc="2026-01-17T05:52:00Z">
        <w:r w:rsidRPr="00902096" w:rsidDel="00DE0173">
          <w:delText xml:space="preserve">anchor </w:delText>
        </w:r>
      </w:del>
      <w:r w:rsidRPr="00902096">
        <w:t xml:space="preserve">items, the assessment includes a fixed-length Supplemental Diagnostic Module (SDM-10) consisting of 10 additional items selected from a pre-written item bank. The SDM-10 </w:t>
      </w:r>
      <w:r w:rsidR="0052270C" w:rsidRPr="00902096">
        <w:t>select</w:t>
      </w:r>
      <w:r w:rsidRPr="00902096">
        <w:t xml:space="preserve"> follow-up </w:t>
      </w:r>
      <w:r w:rsidR="0052270C" w:rsidRPr="00902096">
        <w:t xml:space="preserve">questions </w:t>
      </w:r>
      <w:r w:rsidRPr="00902096">
        <w:t>along two dimensions</w:t>
      </w:r>
      <w:r w:rsidR="0052270C" w:rsidRPr="00902096">
        <w:t xml:space="preserve"> based of the combination of confidence rating</w:t>
      </w:r>
      <w:r w:rsidRPr="00902096">
        <w:t xml:space="preserve">. The first dimension is response format (True/False, multiple choice, or short open-ended response). The second dimension is level of understanding, defined relative to the </w:t>
      </w:r>
      <w:del w:id="19" w:author="Bolivard, Guillaume" w:date="2026-01-17T01:54:00Z" w16du:dateUtc="2026-01-17T05:54:00Z">
        <w:r w:rsidRPr="00902096" w:rsidDel="00DE0173">
          <w:delText xml:space="preserve">anchor </w:delText>
        </w:r>
      </w:del>
      <w:r w:rsidRPr="00902096">
        <w:t>item’s subcategory (lower-level foundational, base level comparable, or higher-level applied). Items are selected to clarify whether incorrect or low-confidence responses reflect uncertainty, guessing, or misconceptions. To limit burden, the SDM-10 length is fixed (10 items) and open-ended items are capped.</w:t>
      </w:r>
    </w:p>
    <w:p w14:paraId="4FE2A02F" w14:textId="30D00558" w:rsidR="00644890" w:rsidRPr="00902096" w:rsidRDefault="00644890" w:rsidP="00B74AB9">
      <w:pPr>
        <w:pStyle w:val="p1"/>
      </w:pPr>
      <w:ins w:id="20" w:author="Bolivard, Guillaume" w:date="2026-01-17T01:35:00Z" w16du:dateUtc="2026-01-17T05:35:00Z">
        <w:r>
          <w:lastRenderedPageBreak/>
          <w:t>The SDM-10 draws only from knowledge items (Q1–Q14, Q29–Q40). Preference items (Q15–Q28) do not trigger adaptive follow-up because they assess attitudes rather than factual knowledge.</w:t>
        </w:r>
      </w:ins>
    </w:p>
    <w:p w14:paraId="1B09FFAD" w14:textId="5D471CA4" w:rsidR="00B74AB9" w:rsidRPr="00902096" w:rsidRDefault="00B74AB9" w:rsidP="00B74AB9">
      <w:pPr>
        <w:pStyle w:val="Heading2"/>
        <w:spacing w:before="0" w:after="0"/>
        <w:rPr>
          <w:rFonts w:ascii="Times New Roman" w:eastAsia="Times New Roman" w:hAnsi="Times New Roman" w:cs="Times New Roman"/>
          <w:i/>
          <w:iCs/>
          <w:color w:val="auto"/>
          <w:sz w:val="24"/>
          <w:szCs w:val="24"/>
        </w:rPr>
      </w:pPr>
      <w:r w:rsidRPr="00902096">
        <w:rPr>
          <w:rFonts w:ascii="Times New Roman" w:eastAsia="Times New Roman" w:hAnsi="Times New Roman" w:cs="Times New Roman"/>
          <w:i/>
          <w:iCs/>
          <w:color w:val="auto"/>
          <w:sz w:val="24"/>
          <w:szCs w:val="24"/>
        </w:rPr>
        <w:t xml:space="preserve">Table </w:t>
      </w:r>
      <w:r w:rsidR="008A5437" w:rsidRPr="00902096">
        <w:rPr>
          <w:rFonts w:ascii="Times New Roman" w:eastAsia="Times New Roman" w:hAnsi="Times New Roman" w:cs="Times New Roman"/>
          <w:i/>
          <w:iCs/>
          <w:color w:val="auto"/>
          <w:sz w:val="24"/>
          <w:szCs w:val="24"/>
        </w:rPr>
        <w:t>1</w:t>
      </w:r>
      <w:r w:rsidRPr="00902096">
        <w:rPr>
          <w:rFonts w:ascii="Times New Roman" w:eastAsia="Times New Roman" w:hAnsi="Times New Roman" w:cs="Times New Roman"/>
          <w:i/>
          <w:iCs/>
          <w:color w:val="auto"/>
          <w:sz w:val="24"/>
          <w:szCs w:val="24"/>
        </w:rPr>
        <w:t>, SDM-10 selection and burden controls</w:t>
      </w:r>
    </w:p>
    <w:tbl>
      <w:tblPr>
        <w:tblStyle w:val="TableGridLight"/>
        <w:tblW w:w="9460" w:type="dxa"/>
        <w:tblLook w:val="04A0" w:firstRow="1" w:lastRow="0" w:firstColumn="1" w:lastColumn="0" w:noHBand="0" w:noVBand="1"/>
      </w:tblPr>
      <w:tblGrid>
        <w:gridCol w:w="1657"/>
        <w:gridCol w:w="7803"/>
      </w:tblGrid>
      <w:tr w:rsidR="00B74AB9" w:rsidRPr="00902096" w14:paraId="2CD02213" w14:textId="77777777" w:rsidTr="00834B34">
        <w:trPr>
          <w:trHeight w:val="291"/>
        </w:trPr>
        <w:tc>
          <w:tcPr>
            <w:tcW w:w="0" w:type="auto"/>
            <w:hideMark/>
          </w:tcPr>
          <w:p w14:paraId="69A244AB" w14:textId="77777777" w:rsidR="00B74AB9" w:rsidRPr="00902096" w:rsidRDefault="00B74AB9" w:rsidP="00834B34">
            <w:pPr>
              <w:spacing w:before="100" w:beforeAutospacing="1" w:after="100" w:afterAutospacing="1"/>
              <w:jc w:val="center"/>
              <w:rPr>
                <w:b/>
                <w:bCs/>
              </w:rPr>
            </w:pPr>
            <w:r w:rsidRPr="00902096">
              <w:rPr>
                <w:b/>
                <w:bCs/>
              </w:rPr>
              <w:t>Control</w:t>
            </w:r>
          </w:p>
        </w:tc>
        <w:tc>
          <w:tcPr>
            <w:tcW w:w="0" w:type="auto"/>
            <w:hideMark/>
          </w:tcPr>
          <w:p w14:paraId="11315680" w14:textId="77777777" w:rsidR="00B74AB9" w:rsidRPr="00902096" w:rsidRDefault="00B74AB9" w:rsidP="00834B34">
            <w:pPr>
              <w:spacing w:before="100" w:beforeAutospacing="1" w:after="100" w:afterAutospacing="1"/>
              <w:jc w:val="center"/>
              <w:rPr>
                <w:b/>
                <w:bCs/>
              </w:rPr>
            </w:pPr>
            <w:r w:rsidRPr="00902096">
              <w:rPr>
                <w:b/>
                <w:bCs/>
              </w:rPr>
              <w:t>Rule</w:t>
            </w:r>
          </w:p>
        </w:tc>
      </w:tr>
      <w:tr w:rsidR="00B74AB9" w:rsidRPr="00902096" w14:paraId="3E9FF129" w14:textId="77777777" w:rsidTr="00834B34">
        <w:trPr>
          <w:trHeight w:val="291"/>
        </w:trPr>
        <w:tc>
          <w:tcPr>
            <w:tcW w:w="0" w:type="auto"/>
            <w:hideMark/>
          </w:tcPr>
          <w:p w14:paraId="47B807DF" w14:textId="77777777" w:rsidR="00B74AB9" w:rsidRPr="00902096" w:rsidRDefault="00B74AB9" w:rsidP="00834B34">
            <w:pPr>
              <w:spacing w:before="100" w:beforeAutospacing="1" w:after="100" w:afterAutospacing="1"/>
            </w:pPr>
            <w:r w:rsidRPr="00902096">
              <w:t>SDM size</w:t>
            </w:r>
          </w:p>
        </w:tc>
        <w:tc>
          <w:tcPr>
            <w:tcW w:w="0" w:type="auto"/>
            <w:hideMark/>
          </w:tcPr>
          <w:p w14:paraId="7A12CF19" w14:textId="290CD7DD" w:rsidR="00B74AB9" w:rsidRPr="00902096" w:rsidRDefault="00B74AB9" w:rsidP="00834B34">
            <w:pPr>
              <w:spacing w:before="100" w:beforeAutospacing="1" w:after="100" w:afterAutospacing="1"/>
            </w:pPr>
            <w:r w:rsidRPr="00902096">
              <w:t xml:space="preserve">Fixed 10 items after the 40 </w:t>
            </w:r>
            <w:proofErr w:type="gramStart"/>
            <w:ins w:id="21" w:author="Bolivard, Guillaume" w:date="2026-01-17T01:54:00Z" w16du:dateUtc="2026-01-17T05:54:00Z">
              <w:r w:rsidR="00DE0173">
                <w:t>initial</w:t>
              </w:r>
              <w:proofErr w:type="gramEnd"/>
              <w:r w:rsidR="00DE0173">
                <w:t xml:space="preserve"> </w:t>
              </w:r>
            </w:ins>
            <w:del w:id="22" w:author="Bolivard, Guillaume" w:date="2026-01-17T01:54:00Z" w16du:dateUtc="2026-01-17T05:54:00Z">
              <w:r w:rsidRPr="00902096" w:rsidDel="00DE0173">
                <w:delText>anchors</w:delText>
              </w:r>
            </w:del>
            <w:ins w:id="23" w:author="Bolivard, Guillaume" w:date="2026-01-17T01:54:00Z" w16du:dateUtc="2026-01-17T05:54:00Z">
              <w:r w:rsidR="00DE0173">
                <w:t>questions</w:t>
              </w:r>
            </w:ins>
          </w:p>
        </w:tc>
      </w:tr>
      <w:tr w:rsidR="00B74AB9" w:rsidRPr="00902096" w14:paraId="71484BFB" w14:textId="77777777" w:rsidTr="00834B34">
        <w:trPr>
          <w:trHeight w:val="291"/>
        </w:trPr>
        <w:tc>
          <w:tcPr>
            <w:tcW w:w="0" w:type="auto"/>
            <w:hideMark/>
          </w:tcPr>
          <w:p w14:paraId="18F38E22" w14:textId="77777777" w:rsidR="00B74AB9" w:rsidRPr="00902096" w:rsidRDefault="00B74AB9" w:rsidP="00834B34">
            <w:pPr>
              <w:spacing w:before="100" w:beforeAutospacing="1" w:after="100" w:afterAutospacing="1"/>
            </w:pPr>
            <w:r w:rsidRPr="00902096">
              <w:t>Selection basis</w:t>
            </w:r>
          </w:p>
        </w:tc>
        <w:tc>
          <w:tcPr>
            <w:tcW w:w="0" w:type="auto"/>
            <w:hideMark/>
          </w:tcPr>
          <w:p w14:paraId="52A078D4" w14:textId="37CCABD9" w:rsidR="00B74AB9" w:rsidRPr="00902096" w:rsidRDefault="00B74AB9" w:rsidP="00834B34">
            <w:pPr>
              <w:spacing w:before="100" w:beforeAutospacing="1" w:after="100" w:afterAutospacing="1"/>
            </w:pPr>
            <w:r w:rsidRPr="00902096">
              <w:t xml:space="preserve">Ranked by Need at subcategory level </w:t>
            </w:r>
            <w:del w:id="24" w:author="Bolivard, Guillaume" w:date="2026-01-17T01:55:00Z" w16du:dateUtc="2026-01-17T05:55:00Z">
              <w:r w:rsidRPr="00902096" w:rsidDel="00DE0173">
                <w:delText>(from anchor responses)</w:delText>
              </w:r>
            </w:del>
          </w:p>
        </w:tc>
      </w:tr>
      <w:tr w:rsidR="00B74AB9" w:rsidRPr="00902096" w14:paraId="1402BF23" w14:textId="77777777" w:rsidTr="00834B34">
        <w:trPr>
          <w:trHeight w:val="601"/>
        </w:trPr>
        <w:tc>
          <w:tcPr>
            <w:tcW w:w="0" w:type="auto"/>
            <w:hideMark/>
          </w:tcPr>
          <w:p w14:paraId="7D97DCC2" w14:textId="77777777" w:rsidR="00B74AB9" w:rsidRPr="00902096" w:rsidRDefault="00B74AB9" w:rsidP="00834B34">
            <w:pPr>
              <w:spacing w:before="100" w:beforeAutospacing="1" w:after="100" w:afterAutospacing="1"/>
            </w:pPr>
            <w:r w:rsidRPr="00902096">
              <w:t>Domain balance</w:t>
            </w:r>
          </w:p>
        </w:tc>
        <w:tc>
          <w:tcPr>
            <w:tcW w:w="0" w:type="auto"/>
            <w:hideMark/>
          </w:tcPr>
          <w:p w14:paraId="45FCF2FD" w14:textId="77777777" w:rsidR="00B74AB9" w:rsidRPr="00902096" w:rsidRDefault="00B74AB9" w:rsidP="00834B34">
            <w:pPr>
              <w:spacing w:before="100" w:beforeAutospacing="1" w:after="100" w:afterAutospacing="1"/>
            </w:pPr>
            <w:r w:rsidRPr="00902096">
              <w:t>At least 2 items per domain (borrowing/credit, investment, risk management)</w:t>
            </w:r>
          </w:p>
        </w:tc>
      </w:tr>
      <w:tr w:rsidR="00B74AB9" w:rsidRPr="00902096" w14:paraId="04614F65" w14:textId="77777777" w:rsidTr="00834B34">
        <w:trPr>
          <w:trHeight w:val="291"/>
        </w:trPr>
        <w:tc>
          <w:tcPr>
            <w:tcW w:w="0" w:type="auto"/>
            <w:hideMark/>
          </w:tcPr>
          <w:p w14:paraId="486B526B" w14:textId="77777777" w:rsidR="00B74AB9" w:rsidRPr="00902096" w:rsidRDefault="00B74AB9" w:rsidP="00834B34">
            <w:pPr>
              <w:spacing w:before="100" w:beforeAutospacing="1" w:after="100" w:afterAutospacing="1"/>
            </w:pPr>
            <w:r w:rsidRPr="00902096">
              <w:t>Subcategory cap</w:t>
            </w:r>
          </w:p>
        </w:tc>
        <w:tc>
          <w:tcPr>
            <w:tcW w:w="0" w:type="auto"/>
            <w:hideMark/>
          </w:tcPr>
          <w:p w14:paraId="5845AF42" w14:textId="77777777" w:rsidR="00B74AB9" w:rsidRPr="00902096" w:rsidRDefault="00B74AB9" w:rsidP="00834B34">
            <w:pPr>
              <w:spacing w:before="100" w:beforeAutospacing="1" w:after="100" w:afterAutospacing="1"/>
            </w:pPr>
            <w:r w:rsidRPr="00902096">
              <w:t>Max 2 SDM items per subcategory</w:t>
            </w:r>
          </w:p>
        </w:tc>
      </w:tr>
      <w:tr w:rsidR="00B74AB9" w:rsidRPr="00902096" w14:paraId="1CD023D5" w14:textId="77777777" w:rsidTr="00834B34">
        <w:trPr>
          <w:trHeight w:val="291"/>
        </w:trPr>
        <w:tc>
          <w:tcPr>
            <w:tcW w:w="0" w:type="auto"/>
            <w:hideMark/>
          </w:tcPr>
          <w:p w14:paraId="242F960F" w14:textId="77777777" w:rsidR="00B74AB9" w:rsidRPr="00902096" w:rsidRDefault="00B74AB9" w:rsidP="00834B34">
            <w:pPr>
              <w:spacing w:before="100" w:beforeAutospacing="1" w:after="100" w:afterAutospacing="1"/>
            </w:pPr>
            <w:r w:rsidRPr="00902096">
              <w:t>Open-ended cap</w:t>
            </w:r>
          </w:p>
        </w:tc>
        <w:tc>
          <w:tcPr>
            <w:tcW w:w="0" w:type="auto"/>
            <w:hideMark/>
          </w:tcPr>
          <w:p w14:paraId="509C720C" w14:textId="77777777" w:rsidR="00B74AB9" w:rsidRPr="00902096" w:rsidRDefault="00B74AB9" w:rsidP="00834B34">
            <w:pPr>
              <w:spacing w:before="100" w:beforeAutospacing="1" w:after="100" w:afterAutospacing="1"/>
            </w:pPr>
            <w:r w:rsidRPr="00902096">
              <w:t>Max 3 open-ended items in the SDM-10</w:t>
            </w:r>
          </w:p>
        </w:tc>
      </w:tr>
      <w:tr w:rsidR="00B74AB9" w:rsidRPr="00902096" w14:paraId="110879CD" w14:textId="77777777" w:rsidTr="00834B34">
        <w:trPr>
          <w:trHeight w:val="291"/>
        </w:trPr>
        <w:tc>
          <w:tcPr>
            <w:tcW w:w="0" w:type="auto"/>
            <w:hideMark/>
          </w:tcPr>
          <w:p w14:paraId="77FB6450" w14:textId="77777777" w:rsidR="00B74AB9" w:rsidRPr="00902096" w:rsidRDefault="00B74AB9" w:rsidP="00834B34">
            <w:pPr>
              <w:spacing w:before="100" w:beforeAutospacing="1" w:after="100" w:afterAutospacing="1"/>
            </w:pPr>
            <w:r w:rsidRPr="00902096">
              <w:t>Item source</w:t>
            </w:r>
          </w:p>
        </w:tc>
        <w:tc>
          <w:tcPr>
            <w:tcW w:w="0" w:type="auto"/>
            <w:hideMark/>
          </w:tcPr>
          <w:p w14:paraId="02444B46" w14:textId="77777777" w:rsidR="00B74AB9" w:rsidRPr="00902096" w:rsidRDefault="00B74AB9" w:rsidP="00834B34">
            <w:pPr>
              <w:spacing w:before="100" w:beforeAutospacing="1" w:after="100" w:afterAutospacing="1"/>
            </w:pPr>
            <w:r w:rsidRPr="00902096">
              <w:t>Pre-written item bank only, no generated questions</w:t>
            </w:r>
          </w:p>
        </w:tc>
      </w:tr>
      <w:tr w:rsidR="00B74AB9" w:rsidRPr="00902096" w14:paraId="15C87E32" w14:textId="77777777" w:rsidTr="00834B34">
        <w:trPr>
          <w:trHeight w:val="583"/>
        </w:trPr>
        <w:tc>
          <w:tcPr>
            <w:tcW w:w="0" w:type="auto"/>
            <w:hideMark/>
          </w:tcPr>
          <w:p w14:paraId="0D3557E3" w14:textId="77777777" w:rsidR="00B74AB9" w:rsidRPr="00902096" w:rsidRDefault="00B74AB9" w:rsidP="00834B34">
            <w:pPr>
              <w:spacing w:before="100" w:beforeAutospacing="1" w:after="100" w:afterAutospacing="1"/>
            </w:pPr>
            <w:r w:rsidRPr="00902096">
              <w:t>Primary outcomes</w:t>
            </w:r>
          </w:p>
        </w:tc>
        <w:tc>
          <w:tcPr>
            <w:tcW w:w="0" w:type="auto"/>
            <w:hideMark/>
          </w:tcPr>
          <w:p w14:paraId="5279629A" w14:textId="5A7404AC" w:rsidR="00B74AB9" w:rsidRPr="00902096" w:rsidRDefault="00DE0173" w:rsidP="00834B34">
            <w:pPr>
              <w:spacing w:before="100" w:beforeAutospacing="1" w:after="100" w:afterAutospacing="1"/>
            </w:pPr>
            <w:ins w:id="25" w:author="Bolivard, Guillaume" w:date="2026-01-17T02:00:00Z" w16du:dateUtc="2026-01-17T06:00:00Z">
              <w:r>
                <w:t>RQ1/RQ2 use 26 knowledge items only; SDM-10 is secondary diagnostic output</w:t>
              </w:r>
            </w:ins>
            <w:del w:id="26" w:author="Bolivard, Guillaume" w:date="2026-01-17T02:00:00Z" w16du:dateUtc="2026-01-17T06:00:00Z">
              <w:r w:rsidR="00B74AB9" w:rsidRPr="00902096" w:rsidDel="00DE0173">
                <w:delText xml:space="preserve">RQ1/RQ2 use 40 </w:delText>
              </w:r>
            </w:del>
            <w:del w:id="27" w:author="Bolivard, Guillaume" w:date="2026-01-17T01:55:00Z" w16du:dateUtc="2026-01-17T05:55:00Z">
              <w:r w:rsidR="00B74AB9" w:rsidRPr="00902096" w:rsidDel="00DE0173">
                <w:delText xml:space="preserve">anchor </w:delText>
              </w:r>
            </w:del>
            <w:del w:id="28" w:author="Bolivard, Guillaume" w:date="2026-01-17T02:00:00Z" w16du:dateUtc="2026-01-17T06:00:00Z">
              <w:r w:rsidR="00B74AB9" w:rsidRPr="00902096" w:rsidDel="00DE0173">
                <w:delText>items only; SDM-10 is secondary diagnostic output</w:delText>
              </w:r>
            </w:del>
          </w:p>
        </w:tc>
      </w:tr>
    </w:tbl>
    <w:p w14:paraId="504687DC" w14:textId="46FD19AA" w:rsidR="00FD0FC4" w:rsidRPr="00902096" w:rsidRDefault="00FD0FC4" w:rsidP="00B74AB9">
      <w:pPr>
        <w:spacing w:before="100" w:beforeAutospacing="1" w:after="100" w:afterAutospacing="1"/>
        <w:rPr>
          <w:b/>
          <w:bCs/>
          <w:sz w:val="32"/>
          <w:szCs w:val="32"/>
          <w:u w:val="single"/>
        </w:rPr>
      </w:pPr>
      <w:r w:rsidRPr="00902096">
        <w:rPr>
          <w:b/>
          <w:bCs/>
          <w:sz w:val="32"/>
          <w:szCs w:val="32"/>
          <w:u w:val="single"/>
        </w:rPr>
        <w:t>Post assessment Analysis</w:t>
      </w:r>
    </w:p>
    <w:p w14:paraId="2C74246F" w14:textId="2F8E82AC" w:rsidR="00B74AB9" w:rsidRPr="00902096" w:rsidRDefault="00B74AB9" w:rsidP="00B74AB9">
      <w:pPr>
        <w:spacing w:before="100" w:beforeAutospacing="1" w:after="100" w:afterAutospacing="1"/>
        <w:rPr>
          <w:color w:val="000000"/>
        </w:rPr>
      </w:pPr>
      <w:r w:rsidRPr="00902096">
        <w:rPr>
          <w:color w:val="000000"/>
        </w:rPr>
        <w:t xml:space="preserve">Exploratory Factor Analysis (EFA) and internal consistency reliability metrics such as Cronbach’s alpha (α) will provide classical evidence that questionnaire items measure coherent and reliable constructs. In this study, EFA is used to verify that items within each domain load on intended latent factors and to assess dimensionality, that is, how many underlying constructs the item set appears to measure. Cronbach’s alpha is used to evaluate internal consistency, indicating whether items intended to measure the same construct exhibit adequate correlation. Together, these methods identify items or domains requiring refinement, support reliability across different student populations and assessment occasions, and establish replicable benchmarks that facilitate future research and institutional comparisons. </w:t>
      </w:r>
    </w:p>
    <w:p w14:paraId="659F086A" w14:textId="3F54F9DA" w:rsidR="0052270C" w:rsidRPr="00902096" w:rsidRDefault="00896834" w:rsidP="0052270C">
      <w:ins w:id="29" w:author="Bolivard, Guillaume" w:date="2026-01-17T02:03:00Z" w16du:dateUtc="2026-01-17T06:03:00Z">
        <w:r>
          <w:t>The primary learning outcomes are computed from the 26 knowledge items (Q1–Q14, Q29–Q40).</w:t>
        </w:r>
        <w:r>
          <w:t xml:space="preserve"> </w:t>
        </w:r>
      </w:ins>
      <w:del w:id="30" w:author="Bolivard, Guillaume" w:date="2026-01-17T02:03:00Z" w16du:dateUtc="2026-01-17T06:03:00Z">
        <w:r w:rsidR="0052270C" w:rsidRPr="00902096" w:rsidDel="00896834">
          <w:delText xml:space="preserve">The primary learning outcomes are computed from the fixed 40-item </w:delText>
        </w:r>
      </w:del>
      <w:del w:id="31" w:author="Bolivard, Guillaume" w:date="2026-01-17T01:55:00Z" w16du:dateUtc="2026-01-17T05:55:00Z">
        <w:r w:rsidR="0052270C" w:rsidRPr="00902096" w:rsidDel="00DE0173">
          <w:delText xml:space="preserve">anchor </w:delText>
        </w:r>
      </w:del>
      <w:del w:id="32" w:author="Bolivard, Guillaume" w:date="2026-01-17T02:03:00Z" w16du:dateUtc="2026-01-17T06:03:00Z">
        <w:r w:rsidR="0052270C" w:rsidRPr="00902096" w:rsidDel="00896834">
          <w:delText xml:space="preserve">assessment. </w:delText>
        </w:r>
      </w:del>
      <w:ins w:id="33" w:author="Bolivard, Guillaume" w:date="2026-01-17T02:17:00Z" w16du:dateUtc="2026-01-17T06:17:00Z">
        <w:r w:rsidR="00350FCC">
          <w:t>Each knowledge item is scored as correct/incorrect and aggregated into (a) an overall percent-correct score and (b) domain-level percent-correct scores for borrowing and credit, investment, and risk management.</w:t>
        </w:r>
        <w:r w:rsidR="00350FCC">
          <w:t xml:space="preserve"> </w:t>
        </w:r>
      </w:ins>
      <w:del w:id="34" w:author="Bolivard, Guillaume" w:date="2026-01-17T02:17:00Z" w16du:dateUtc="2026-01-17T06:17:00Z">
        <w:r w:rsidR="0052270C" w:rsidRPr="00902096" w:rsidDel="00350FCC">
          <w:delText xml:space="preserve">Each </w:delText>
        </w:r>
      </w:del>
      <w:del w:id="35" w:author="Bolivard, Guillaume" w:date="2026-01-17T01:56:00Z" w16du:dateUtc="2026-01-17T05:56:00Z">
        <w:r w:rsidR="0052270C" w:rsidRPr="00902096" w:rsidDel="00DE0173">
          <w:delText xml:space="preserve">anchor </w:delText>
        </w:r>
      </w:del>
      <w:del w:id="36" w:author="Bolivard, Guillaume" w:date="2026-01-17T02:17:00Z" w16du:dateUtc="2026-01-17T06:17:00Z">
        <w:r w:rsidR="0052270C" w:rsidRPr="00902096" w:rsidDel="00350FCC">
          <w:delText xml:space="preserve">item is scored as correct/incorrect and aggregated into (a) an overall percent-correct score and (b) domain-level percent-correct scores for borrowing and credit, investment, and risk management. </w:delText>
        </w:r>
      </w:del>
      <w:r w:rsidR="0052270C" w:rsidRPr="00902096">
        <w:t xml:space="preserve">Confidence ratings are recorded for each </w:t>
      </w:r>
      <w:del w:id="37" w:author="Bolivard, Guillaume" w:date="2026-01-17T01:56:00Z" w16du:dateUtc="2026-01-17T05:56:00Z">
        <w:r w:rsidR="0052270C" w:rsidRPr="00902096" w:rsidDel="00DE0173">
          <w:delText xml:space="preserve">anchor </w:delText>
        </w:r>
      </w:del>
      <w:r w:rsidR="0052270C" w:rsidRPr="00902096">
        <w:t xml:space="preserve">item and used for secondary analyses (calibration and diagnostic interpretation), but do not change the primary scoring of </w:t>
      </w:r>
      <w:del w:id="38" w:author="Bolivard, Guillaume" w:date="2026-01-17T01:56:00Z" w16du:dateUtc="2026-01-17T05:56:00Z">
        <w:r w:rsidR="0052270C" w:rsidRPr="00902096" w:rsidDel="00DE0173">
          <w:delText>the anchor</w:delText>
        </w:r>
      </w:del>
      <w:ins w:id="39" w:author="Bolivard, Guillaume" w:date="2026-01-17T01:56:00Z" w16du:dateUtc="2026-01-17T05:56:00Z">
        <w:r w:rsidR="00DE0173">
          <w:t>each</w:t>
        </w:r>
      </w:ins>
      <w:r w:rsidR="0052270C" w:rsidRPr="00902096">
        <w:t xml:space="preserve"> item</w:t>
      </w:r>
      <w:del w:id="40" w:author="Bolivard, Guillaume" w:date="2026-01-17T02:39:00Z" w16du:dateUtc="2026-01-17T06:39:00Z">
        <w:r w:rsidR="0052270C" w:rsidRPr="00902096" w:rsidDel="003D0897">
          <w:delText>s</w:delText>
        </w:r>
      </w:del>
      <w:r w:rsidR="0052270C" w:rsidRPr="00902096">
        <w:t>.</w:t>
      </w:r>
    </w:p>
    <w:p w14:paraId="0038182F" w14:textId="77777777" w:rsidR="0052270C" w:rsidRPr="00902096" w:rsidRDefault="0052270C" w:rsidP="0052270C"/>
    <w:p w14:paraId="2112B309" w14:textId="265943F4" w:rsidR="0052270C" w:rsidRPr="00902096" w:rsidRDefault="0052270C" w:rsidP="0052270C">
      <w:r w:rsidRPr="00902096">
        <w:rPr>
          <w:b/>
          <w:bCs/>
        </w:rPr>
        <w:t>RQ1 (learning gains).</w:t>
      </w:r>
      <w:r w:rsidRPr="00902096">
        <w:t xml:space="preserve"> For each student, learning gain is defined as the difference between post-course and pre-course </w:t>
      </w:r>
      <w:del w:id="41" w:author="Bolivard, Guillaume" w:date="2026-01-17T01:57:00Z" w16du:dateUtc="2026-01-17T05:57:00Z">
        <w:r w:rsidRPr="00902096" w:rsidDel="00DE0173">
          <w:delText xml:space="preserve">anchor </w:delText>
        </w:r>
      </w:del>
      <w:r w:rsidRPr="00902096">
        <w:t>scores (overall and by domain). The study will report mean gains, standard deviations, and 95% confidence intervals. Inference will use paired comparisons at the student level (for example, paired t-tests or equivalent nonparametric tests if assumptions are violated) and standardized effect sizes (for example, within-student Cohen’s d). Domain-level results will be reported in parallel to identify where gains are concentrated or limited.</w:t>
      </w:r>
      <w:ins w:id="42" w:author="Bolivard, Guillaume" w:date="2026-01-17T01:36:00Z" w16du:dateUtc="2026-01-17T05:36:00Z">
        <w:r w:rsidR="00644890">
          <w:t xml:space="preserve"> </w:t>
        </w:r>
      </w:ins>
      <w:ins w:id="43" w:author="Bolivard, Guillaume" w:date="2026-01-17T02:34:00Z" w16du:dateUtc="2026-01-17T06:34:00Z">
        <w:r w:rsidR="0009754D">
          <w:t>As previously mentioned, t</w:t>
        </w:r>
      </w:ins>
      <w:ins w:id="44" w:author="Bolivard, Guillaume" w:date="2026-01-17T01:36:00Z" w16du:dateUtc="2026-01-17T05:36:00Z">
        <w:r w:rsidR="00644890">
          <w:t>he primary learning outcomes are computed from the 26 knowledge items (Q1–Q14, Q29–Q40). Preference items are excluded from learning gain calculations.</w:t>
        </w:r>
      </w:ins>
    </w:p>
    <w:p w14:paraId="566FD9F7" w14:textId="77777777" w:rsidR="0052270C" w:rsidRPr="00902096" w:rsidRDefault="0052270C" w:rsidP="0052270C">
      <w:pPr>
        <w:rPr>
          <w:b/>
          <w:bCs/>
        </w:rPr>
      </w:pPr>
    </w:p>
    <w:p w14:paraId="656B22A7" w14:textId="573ADFF8" w:rsidR="0052270C" w:rsidRPr="00902096" w:rsidRDefault="0052270C" w:rsidP="0052270C">
      <w:r w:rsidRPr="00902096">
        <w:rPr>
          <w:b/>
          <w:bCs/>
        </w:rPr>
        <w:t>RQ2 (heterogeneity).</w:t>
      </w:r>
      <w:r w:rsidRPr="00902096">
        <w:t xml:space="preserve"> Heterogeneity analyses will model learning gains as a function of baseline covariates collected during onboarding, including demographic and socioeconomic indicators, prior exposure to financial products, debt status, self-rated financial knowledge, financial stress, and selected time-constraint measures (for example, work status). Models will be estimated for overall gains and domain-level gains. The analysis will use multivariable regression (or mixed-effects models when pooling domains) and will assess whether predictors differ by domain through interaction terms or domain-specific models. The study will report coefficient estimates with confidence intervals and will use appropriate adjustments or transparency practices for multiple comparisons (for example, pre-specifying a small set of primary predictors and treating others as exploratory).</w:t>
      </w:r>
      <w:ins w:id="45" w:author="Bolivard, Guillaume" w:date="2026-01-17T01:36:00Z" w16du:dateUtc="2026-01-17T05:36:00Z">
        <w:r w:rsidR="00644890">
          <w:t xml:space="preserve"> </w:t>
        </w:r>
        <w:r w:rsidR="00644890">
          <w:t>Preference items (Q15–Q28) are analyzed as baseline covariates. These include measures of risk tolerance, loss aversion, allocation preferences, decision-making style, and confidence. The analysis tests whether these behavioral characteristics predict differential learning gains across students.</w:t>
        </w:r>
      </w:ins>
    </w:p>
    <w:p w14:paraId="3E4C78FF" w14:textId="77777777" w:rsidR="0052270C" w:rsidRPr="00902096" w:rsidRDefault="0052270C" w:rsidP="0052270C"/>
    <w:p w14:paraId="5A1D5E52" w14:textId="35BF6DB0" w:rsidR="0052270C" w:rsidRPr="00902096" w:rsidRDefault="0052270C" w:rsidP="0052270C">
      <w:r w:rsidRPr="00902096">
        <w:t xml:space="preserve">The SDM-10 is analyzed as secondary diagnostic evidence and is not used to compute the primary pre–post learning gains. SDM-10 outputs will be summarized by (a) the subcategories most frequently selected for follow-up, (b) the distribution of follow-up levels (lower, same, higher) and formats (True/False, multiple choice, open-ended), and (c) rubric-based scores for open-ended explanations. When open-ended items are used, rubric scores and misconception tags will be aggregated to estimate misconception prevalence by domain and to identify common reasoning gaps. The analysis will also evaluate confidence calibration by comparing confidence ratings to correctness (for example, </w:t>
      </w:r>
      <w:proofErr w:type="spellStart"/>
      <w:r w:rsidRPr="00902096">
        <w:t>underconfidence</w:t>
      </w:r>
      <w:proofErr w:type="spellEnd"/>
      <w:r w:rsidRPr="00902096">
        <w:t xml:space="preserve">/overconfidence rates and calibration curves). SDM-10 metrics may be used as predictors or moderators in exploratory models to test whether misconception patterns or confidence calibration relate to subsequent gains, while keeping </w:t>
      </w:r>
      <w:del w:id="46" w:author="Bolivard, Guillaume" w:date="2026-01-17T01:57:00Z" w16du:dateUtc="2026-01-17T05:57:00Z">
        <w:r w:rsidRPr="00902096" w:rsidDel="00DE0173">
          <w:delText>anchor</w:delText>
        </w:r>
      </w:del>
      <w:ins w:id="47" w:author="Bolivard, Guillaume" w:date="2026-01-17T01:57:00Z" w16du:dateUtc="2026-01-17T05:57:00Z">
        <w:r w:rsidR="00DE0173">
          <w:t>assessment</w:t>
        </w:r>
      </w:ins>
      <w:r w:rsidRPr="00902096">
        <w:t>-based gains as the primary outcome.</w:t>
      </w:r>
    </w:p>
    <w:p w14:paraId="5F1F1B8E" w14:textId="77777777" w:rsidR="0052270C" w:rsidRPr="00902096" w:rsidRDefault="0052270C" w:rsidP="0052270C"/>
    <w:p w14:paraId="33B86115" w14:textId="20E8DD69" w:rsidR="0052270C" w:rsidRPr="00902096" w:rsidRDefault="008A5437" w:rsidP="0052270C">
      <w:r w:rsidRPr="00902096">
        <w:t xml:space="preserve">As mentioned, </w:t>
      </w:r>
      <w:r w:rsidR="0052270C" w:rsidRPr="00902096">
        <w:t xml:space="preserve">EFA will be used to assess dimensionality within and across domains and to verify that items load on intended factors. Internal consistency reliability will be evaluated using Cronbach’s alpha (α) within domains and for the overall </w:t>
      </w:r>
      <w:del w:id="48" w:author="Bolivard, Guillaume" w:date="2026-01-17T01:57:00Z" w16du:dateUtc="2026-01-17T05:57:00Z">
        <w:r w:rsidR="0052270C" w:rsidRPr="00902096" w:rsidDel="00DE0173">
          <w:delText>anchor</w:delText>
        </w:r>
      </w:del>
      <w:ins w:id="49" w:author="Bolivard, Guillaume" w:date="2026-01-17T01:57:00Z" w16du:dateUtc="2026-01-17T05:57:00Z">
        <w:r w:rsidR="00DE0173">
          <w:t>assessment</w:t>
        </w:r>
      </w:ins>
      <w:r w:rsidR="0052270C" w:rsidRPr="00902096">
        <w:t xml:space="preserve"> set. Item-level summaries (difficulty, missingness, and response distributions) will be used to flag items for refinement in future administrations. These psychometric results are used to support measurement quality and comparability across cohorts rather than to change scores within the 2026 administration.</w:t>
      </w:r>
    </w:p>
    <w:p w14:paraId="5682AB49" w14:textId="02426AFD" w:rsidR="00783AD1" w:rsidRPr="00902096" w:rsidRDefault="00783AD1" w:rsidP="00783AD1">
      <w:pPr>
        <w:pStyle w:val="p1"/>
        <w:rPr>
          <w:b/>
          <w:bCs/>
          <w:sz w:val="32"/>
          <w:szCs w:val="32"/>
          <w:u w:val="single"/>
        </w:rPr>
      </w:pPr>
      <w:r w:rsidRPr="00902096">
        <w:rPr>
          <w:b/>
          <w:bCs/>
          <w:sz w:val="32"/>
          <w:szCs w:val="32"/>
          <w:u w:val="single"/>
        </w:rPr>
        <w:t>Appendix</w:t>
      </w:r>
    </w:p>
    <w:p w14:paraId="73206331" w14:textId="77777777" w:rsidR="00C90FF3" w:rsidRPr="00902096" w:rsidRDefault="00C90FF3" w:rsidP="00C90FF3">
      <w:pPr>
        <w:pStyle w:val="p1"/>
        <w:rPr>
          <w:b/>
          <w:bCs/>
          <w:sz w:val="28"/>
          <w:szCs w:val="28"/>
          <w:u w:val="single"/>
        </w:rPr>
      </w:pPr>
      <w:r w:rsidRPr="00902096">
        <w:rPr>
          <w:b/>
          <w:bCs/>
          <w:sz w:val="28"/>
          <w:szCs w:val="28"/>
          <w:u w:val="single"/>
        </w:rPr>
        <w:t xml:space="preserve">Supplemental Diagnostic Module </w:t>
      </w:r>
    </w:p>
    <w:p w14:paraId="6D3D9630" w14:textId="32EA6416" w:rsidR="0052270C" w:rsidRPr="00902096" w:rsidRDefault="0052270C" w:rsidP="0052270C">
      <w:pPr>
        <w:pStyle w:val="Heading2"/>
        <w:spacing w:before="0"/>
        <w:rPr>
          <w:rFonts w:ascii="Times New Roman" w:hAnsi="Times New Roman" w:cs="Times New Roman"/>
          <w:i/>
          <w:iCs/>
          <w:color w:val="auto"/>
          <w:sz w:val="24"/>
          <w:szCs w:val="24"/>
        </w:rPr>
      </w:pPr>
      <w:r w:rsidRPr="00902096">
        <w:rPr>
          <w:rFonts w:ascii="Times New Roman" w:hAnsi="Times New Roman" w:cs="Times New Roman"/>
          <w:i/>
          <w:iCs/>
          <w:color w:val="auto"/>
          <w:sz w:val="24"/>
          <w:szCs w:val="24"/>
        </w:rPr>
        <w:t xml:space="preserve">Table </w:t>
      </w:r>
      <w:r w:rsidR="008A5437" w:rsidRPr="00902096">
        <w:rPr>
          <w:rFonts w:ascii="Times New Roman" w:hAnsi="Times New Roman" w:cs="Times New Roman"/>
          <w:i/>
          <w:iCs/>
          <w:color w:val="auto"/>
          <w:sz w:val="24"/>
          <w:szCs w:val="24"/>
        </w:rPr>
        <w:t>2</w:t>
      </w:r>
      <w:r w:rsidRPr="00902096">
        <w:rPr>
          <w:rFonts w:ascii="Times New Roman" w:hAnsi="Times New Roman" w:cs="Times New Roman"/>
          <w:i/>
          <w:iCs/>
          <w:color w:val="auto"/>
          <w:sz w:val="24"/>
          <w:szCs w:val="24"/>
        </w:rPr>
        <w:t>: Format × Level of understanding grid</w:t>
      </w:r>
    </w:p>
    <w:tbl>
      <w:tblPr>
        <w:tblStyle w:val="TableGridLight"/>
        <w:tblW w:w="0" w:type="auto"/>
        <w:tblLook w:val="04A0" w:firstRow="1" w:lastRow="0" w:firstColumn="1" w:lastColumn="0" w:noHBand="0" w:noVBand="1"/>
      </w:tblPr>
      <w:tblGrid>
        <w:gridCol w:w="2104"/>
        <w:gridCol w:w="2270"/>
        <w:gridCol w:w="2077"/>
        <w:gridCol w:w="2899"/>
      </w:tblGrid>
      <w:tr w:rsidR="0052270C" w:rsidRPr="00902096" w14:paraId="74A8D7EC" w14:textId="77777777" w:rsidTr="00834B34">
        <w:tc>
          <w:tcPr>
            <w:tcW w:w="0" w:type="auto"/>
            <w:hideMark/>
          </w:tcPr>
          <w:p w14:paraId="6EB7A55F" w14:textId="77777777" w:rsidR="0052270C" w:rsidRPr="00902096" w:rsidRDefault="0052270C" w:rsidP="00834B34">
            <w:pPr>
              <w:pStyle w:val="p1"/>
              <w:jc w:val="center"/>
              <w:rPr>
                <w:b/>
                <w:bCs/>
              </w:rPr>
            </w:pPr>
          </w:p>
        </w:tc>
        <w:tc>
          <w:tcPr>
            <w:tcW w:w="0" w:type="auto"/>
            <w:hideMark/>
          </w:tcPr>
          <w:p w14:paraId="165029F8" w14:textId="77777777" w:rsidR="0052270C" w:rsidRPr="00902096" w:rsidRDefault="0052270C" w:rsidP="00834B34">
            <w:pPr>
              <w:pStyle w:val="p1"/>
              <w:jc w:val="center"/>
              <w:rPr>
                <w:b/>
                <w:bCs/>
              </w:rPr>
            </w:pPr>
            <w:r w:rsidRPr="00902096">
              <w:rPr>
                <w:b/>
                <w:bCs/>
              </w:rPr>
              <w:t>True/False</w:t>
            </w:r>
          </w:p>
        </w:tc>
        <w:tc>
          <w:tcPr>
            <w:tcW w:w="0" w:type="auto"/>
            <w:hideMark/>
          </w:tcPr>
          <w:p w14:paraId="1C66DDB2" w14:textId="77777777" w:rsidR="0052270C" w:rsidRPr="00902096" w:rsidRDefault="0052270C" w:rsidP="00834B34">
            <w:pPr>
              <w:pStyle w:val="p1"/>
              <w:jc w:val="center"/>
              <w:rPr>
                <w:b/>
                <w:bCs/>
              </w:rPr>
            </w:pPr>
            <w:r w:rsidRPr="00902096">
              <w:rPr>
                <w:b/>
                <w:bCs/>
              </w:rPr>
              <w:t>Multiple Choice (MCQ)</w:t>
            </w:r>
          </w:p>
        </w:tc>
        <w:tc>
          <w:tcPr>
            <w:tcW w:w="0" w:type="auto"/>
            <w:hideMark/>
          </w:tcPr>
          <w:p w14:paraId="3153BDE5" w14:textId="77777777" w:rsidR="0052270C" w:rsidRPr="00902096" w:rsidRDefault="0052270C" w:rsidP="00834B34">
            <w:pPr>
              <w:pStyle w:val="p1"/>
              <w:jc w:val="center"/>
              <w:rPr>
                <w:b/>
                <w:bCs/>
              </w:rPr>
            </w:pPr>
            <w:r w:rsidRPr="00902096">
              <w:rPr>
                <w:b/>
                <w:bCs/>
              </w:rPr>
              <w:t>Open-ended (1–2 sentences)</w:t>
            </w:r>
          </w:p>
        </w:tc>
      </w:tr>
      <w:tr w:rsidR="0052270C" w:rsidRPr="00902096" w14:paraId="3393B78C" w14:textId="77777777" w:rsidTr="00834B34">
        <w:tc>
          <w:tcPr>
            <w:tcW w:w="0" w:type="auto"/>
            <w:hideMark/>
          </w:tcPr>
          <w:p w14:paraId="0C7081DB" w14:textId="77777777" w:rsidR="0052270C" w:rsidRPr="00902096" w:rsidRDefault="0052270C" w:rsidP="00834B34">
            <w:pPr>
              <w:pStyle w:val="p1"/>
            </w:pPr>
            <w:r w:rsidRPr="00902096">
              <w:rPr>
                <w:b/>
                <w:bCs/>
              </w:rPr>
              <w:t xml:space="preserve">Lower level of understanding </w:t>
            </w:r>
          </w:p>
        </w:tc>
        <w:tc>
          <w:tcPr>
            <w:tcW w:w="0" w:type="auto"/>
            <w:hideMark/>
          </w:tcPr>
          <w:p w14:paraId="53327178" w14:textId="77777777" w:rsidR="0052270C" w:rsidRPr="00902096" w:rsidRDefault="0052270C" w:rsidP="00834B34">
            <w:pPr>
              <w:pStyle w:val="p1"/>
            </w:pPr>
            <w:r w:rsidRPr="00902096">
              <w:t>Basic recognition, confirm a single fact or rule</w:t>
            </w:r>
          </w:p>
        </w:tc>
        <w:tc>
          <w:tcPr>
            <w:tcW w:w="0" w:type="auto"/>
            <w:hideMark/>
          </w:tcPr>
          <w:p w14:paraId="5137EA4D" w14:textId="77777777" w:rsidR="0052270C" w:rsidRPr="00902096" w:rsidRDefault="0052270C" w:rsidP="00834B34">
            <w:pPr>
              <w:pStyle w:val="p1"/>
            </w:pPr>
            <w:r w:rsidRPr="00902096">
              <w:t>Simplified MCQ, one-step reasoning</w:t>
            </w:r>
          </w:p>
        </w:tc>
        <w:tc>
          <w:tcPr>
            <w:tcW w:w="0" w:type="auto"/>
            <w:hideMark/>
          </w:tcPr>
          <w:p w14:paraId="6924606A" w14:textId="77777777" w:rsidR="0052270C" w:rsidRPr="00902096" w:rsidRDefault="0052270C" w:rsidP="00834B34">
            <w:pPr>
              <w:pStyle w:val="p1"/>
            </w:pPr>
            <w:r w:rsidRPr="00902096">
              <w:t>Use sparingly, only if you need to confirm a guess</w:t>
            </w:r>
          </w:p>
        </w:tc>
      </w:tr>
      <w:tr w:rsidR="0052270C" w:rsidRPr="00902096" w14:paraId="0A53EE71" w14:textId="77777777" w:rsidTr="00834B34">
        <w:tc>
          <w:tcPr>
            <w:tcW w:w="0" w:type="auto"/>
            <w:hideMark/>
          </w:tcPr>
          <w:p w14:paraId="44F5450F" w14:textId="77777777" w:rsidR="0052270C" w:rsidRPr="00902096" w:rsidRDefault="0052270C" w:rsidP="00834B34">
            <w:pPr>
              <w:pStyle w:val="p1"/>
            </w:pPr>
            <w:r w:rsidRPr="00902096">
              <w:rPr>
                <w:b/>
                <w:bCs/>
              </w:rPr>
              <w:lastRenderedPageBreak/>
              <w:t>Base Level of understanding</w:t>
            </w:r>
          </w:p>
        </w:tc>
        <w:tc>
          <w:tcPr>
            <w:tcW w:w="0" w:type="auto"/>
            <w:hideMark/>
          </w:tcPr>
          <w:p w14:paraId="10672A11" w14:textId="77777777" w:rsidR="0052270C" w:rsidRPr="00902096" w:rsidRDefault="0052270C" w:rsidP="00834B34">
            <w:pPr>
              <w:pStyle w:val="p1"/>
            </w:pPr>
            <w:r w:rsidRPr="00902096">
              <w:t>Quick confirmation of same concept</w:t>
            </w:r>
          </w:p>
        </w:tc>
        <w:tc>
          <w:tcPr>
            <w:tcW w:w="0" w:type="auto"/>
            <w:hideMark/>
          </w:tcPr>
          <w:p w14:paraId="60C58AF1" w14:textId="77777777" w:rsidR="0052270C" w:rsidRPr="00902096" w:rsidRDefault="0052270C" w:rsidP="00834B34">
            <w:pPr>
              <w:pStyle w:val="p1"/>
            </w:pPr>
            <w:r w:rsidRPr="00902096">
              <w:t>Parallel MCQ, same difficulty</w:t>
            </w:r>
          </w:p>
        </w:tc>
        <w:tc>
          <w:tcPr>
            <w:tcW w:w="0" w:type="auto"/>
            <w:hideMark/>
          </w:tcPr>
          <w:p w14:paraId="1570254E" w14:textId="77777777" w:rsidR="0052270C" w:rsidRPr="00902096" w:rsidRDefault="0052270C" w:rsidP="00834B34">
            <w:pPr>
              <w:pStyle w:val="p1"/>
            </w:pPr>
            <w:r w:rsidRPr="00902096">
              <w:t>Explain reasoning to verify understanding and reduce guessing</w:t>
            </w:r>
          </w:p>
        </w:tc>
      </w:tr>
      <w:tr w:rsidR="0052270C" w:rsidRPr="00902096" w14:paraId="2B3E1B92" w14:textId="77777777" w:rsidTr="00834B34">
        <w:tc>
          <w:tcPr>
            <w:tcW w:w="0" w:type="auto"/>
            <w:hideMark/>
          </w:tcPr>
          <w:p w14:paraId="50EF1501" w14:textId="77777777" w:rsidR="0052270C" w:rsidRPr="00902096" w:rsidRDefault="0052270C" w:rsidP="00834B34">
            <w:pPr>
              <w:pStyle w:val="p1"/>
            </w:pPr>
            <w:r w:rsidRPr="00902096">
              <w:rPr>
                <w:b/>
                <w:bCs/>
              </w:rPr>
              <w:t>Higher level of understanding</w:t>
            </w:r>
          </w:p>
        </w:tc>
        <w:tc>
          <w:tcPr>
            <w:tcW w:w="0" w:type="auto"/>
            <w:hideMark/>
          </w:tcPr>
          <w:p w14:paraId="7F05AACA" w14:textId="77777777" w:rsidR="0052270C" w:rsidRPr="00902096" w:rsidRDefault="0052270C" w:rsidP="00834B34">
            <w:pPr>
              <w:pStyle w:val="p1"/>
            </w:pPr>
            <w:r w:rsidRPr="00902096">
              <w:t>Avoid or use rarely</w:t>
            </w:r>
          </w:p>
        </w:tc>
        <w:tc>
          <w:tcPr>
            <w:tcW w:w="0" w:type="auto"/>
            <w:hideMark/>
          </w:tcPr>
          <w:p w14:paraId="17760903" w14:textId="77777777" w:rsidR="0052270C" w:rsidRPr="00902096" w:rsidRDefault="0052270C" w:rsidP="00834B34">
            <w:pPr>
              <w:pStyle w:val="p1"/>
            </w:pPr>
            <w:r w:rsidRPr="00902096">
              <w:t>Transfer or multi-part MCQ, applied scenario</w:t>
            </w:r>
          </w:p>
        </w:tc>
        <w:tc>
          <w:tcPr>
            <w:tcW w:w="0" w:type="auto"/>
            <w:hideMark/>
          </w:tcPr>
          <w:p w14:paraId="264474B5" w14:textId="77777777" w:rsidR="0052270C" w:rsidRPr="00902096" w:rsidRDefault="0052270C" w:rsidP="00834B34">
            <w:pPr>
              <w:pStyle w:val="p1"/>
            </w:pPr>
            <w:r w:rsidRPr="00902096">
              <w:t>Diagnose misconceptions, cap frequency</w:t>
            </w:r>
          </w:p>
        </w:tc>
      </w:tr>
    </w:tbl>
    <w:p w14:paraId="08B48563" w14:textId="77777777" w:rsidR="0052270C" w:rsidRPr="00902096" w:rsidRDefault="0052270C" w:rsidP="0052270C">
      <w:pPr>
        <w:pStyle w:val="p1"/>
        <w:rPr>
          <w:color w:val="000000"/>
        </w:rPr>
      </w:pPr>
      <w:r w:rsidRPr="00902096">
        <w:t>By collecting correctness and a 1–3 confidence rating, the platform applies predetermined update rules to compute two indices for the relevant subcategory:</w:t>
      </w:r>
      <w:r w:rsidRPr="00902096">
        <w:rPr>
          <w:rStyle w:val="apple-converted-space"/>
          <w:rFonts w:eastAsiaTheme="majorEastAsia"/>
        </w:rPr>
        <w:t> </w:t>
      </w:r>
      <w:r w:rsidRPr="00902096">
        <w:rPr>
          <w:color w:val="000000"/>
        </w:rPr>
        <w:t>a mastery update (Mastery Δ) used to select easier, same, or harder follow-up items, and a need update (Need Δ) used to rank subcategories for inclusion in the 10-item supplemental module. Automated NLP techniques will be used only to support rubric-aligned scoring and misconception tagging for open-ended responses, with human review for low-confidence classifications. To reduce latency, the platform may preload upcoming items once selected.</w:t>
      </w:r>
    </w:p>
    <w:p w14:paraId="106DD62C" w14:textId="109283DB" w:rsidR="0052270C" w:rsidRPr="00902096" w:rsidRDefault="0052270C" w:rsidP="0052270C">
      <w:pPr>
        <w:pStyle w:val="p1"/>
        <w:spacing w:before="0" w:beforeAutospacing="0" w:after="0" w:afterAutospacing="0"/>
        <w:rPr>
          <w:i/>
          <w:iCs/>
        </w:rPr>
      </w:pPr>
      <w:r w:rsidRPr="00902096">
        <w:rPr>
          <w:i/>
          <w:iCs/>
        </w:rPr>
        <w:t xml:space="preserve">Table </w:t>
      </w:r>
      <w:r w:rsidR="00DB33E4">
        <w:rPr>
          <w:i/>
          <w:iCs/>
        </w:rPr>
        <w:t>3</w:t>
      </w:r>
      <w:r w:rsidRPr="00902096">
        <w:rPr>
          <w:i/>
          <w:iCs/>
        </w:rPr>
        <w:t xml:space="preserve">, Mastery Δ and </w:t>
      </w:r>
      <w:proofErr w:type="gramStart"/>
      <w:r w:rsidRPr="00902096">
        <w:rPr>
          <w:i/>
          <w:iCs/>
        </w:rPr>
        <w:t>Need</w:t>
      </w:r>
      <w:proofErr w:type="gramEnd"/>
      <w:r w:rsidRPr="00902096">
        <w:rPr>
          <w:i/>
          <w:iCs/>
        </w:rPr>
        <w:t xml:space="preserve"> Δ update rules</w:t>
      </w:r>
    </w:p>
    <w:tbl>
      <w:tblPr>
        <w:tblStyle w:val="TableGridLight"/>
        <w:tblW w:w="9985" w:type="dxa"/>
        <w:tblLook w:val="04A0" w:firstRow="1" w:lastRow="0" w:firstColumn="1" w:lastColumn="0" w:noHBand="0" w:noVBand="1"/>
      </w:tblPr>
      <w:tblGrid>
        <w:gridCol w:w="1376"/>
        <w:gridCol w:w="2219"/>
        <w:gridCol w:w="1890"/>
        <w:gridCol w:w="2430"/>
        <w:gridCol w:w="2070"/>
      </w:tblGrid>
      <w:tr w:rsidR="0052270C" w:rsidRPr="00902096" w14:paraId="1765CE5F" w14:textId="77777777" w:rsidTr="00834B34">
        <w:tc>
          <w:tcPr>
            <w:tcW w:w="1376" w:type="dxa"/>
            <w:hideMark/>
          </w:tcPr>
          <w:p w14:paraId="60BE1A18" w14:textId="77777777" w:rsidR="0052270C" w:rsidRPr="00902096" w:rsidRDefault="0052270C" w:rsidP="00834B34">
            <w:pPr>
              <w:pStyle w:val="p1"/>
              <w:rPr>
                <w:b/>
                <w:bCs/>
              </w:rPr>
            </w:pPr>
            <w:r w:rsidRPr="00902096">
              <w:rPr>
                <w:b/>
                <w:bCs/>
              </w:rPr>
              <w:t>Confidence</w:t>
            </w:r>
          </w:p>
        </w:tc>
        <w:tc>
          <w:tcPr>
            <w:tcW w:w="2219" w:type="dxa"/>
            <w:hideMark/>
          </w:tcPr>
          <w:p w14:paraId="77FBE8D3" w14:textId="77777777" w:rsidR="0052270C" w:rsidRPr="00902096" w:rsidRDefault="0052270C" w:rsidP="00834B34">
            <w:pPr>
              <w:pStyle w:val="p1"/>
              <w:rPr>
                <w:b/>
                <w:bCs/>
              </w:rPr>
            </w:pPr>
            <w:r w:rsidRPr="00902096">
              <w:rPr>
                <w:b/>
                <w:bCs/>
              </w:rPr>
              <w:t>Correct: Mastery Δ</w:t>
            </w:r>
          </w:p>
        </w:tc>
        <w:tc>
          <w:tcPr>
            <w:tcW w:w="1890" w:type="dxa"/>
            <w:hideMark/>
          </w:tcPr>
          <w:p w14:paraId="161FEC41" w14:textId="77777777" w:rsidR="0052270C" w:rsidRPr="00902096" w:rsidRDefault="0052270C" w:rsidP="00834B34">
            <w:pPr>
              <w:pStyle w:val="p1"/>
              <w:rPr>
                <w:b/>
                <w:bCs/>
              </w:rPr>
            </w:pPr>
            <w:r w:rsidRPr="00902096">
              <w:rPr>
                <w:b/>
                <w:bCs/>
              </w:rPr>
              <w:t>Correct: Need Δ</w:t>
            </w:r>
          </w:p>
        </w:tc>
        <w:tc>
          <w:tcPr>
            <w:tcW w:w="2430" w:type="dxa"/>
            <w:hideMark/>
          </w:tcPr>
          <w:p w14:paraId="61B727FE" w14:textId="77777777" w:rsidR="0052270C" w:rsidRPr="00902096" w:rsidRDefault="0052270C" w:rsidP="00834B34">
            <w:pPr>
              <w:pStyle w:val="p1"/>
              <w:rPr>
                <w:b/>
                <w:bCs/>
              </w:rPr>
            </w:pPr>
            <w:r w:rsidRPr="00902096">
              <w:rPr>
                <w:b/>
                <w:bCs/>
              </w:rPr>
              <w:t>Incorrect: Mastery Δ</w:t>
            </w:r>
          </w:p>
        </w:tc>
        <w:tc>
          <w:tcPr>
            <w:tcW w:w="2070" w:type="dxa"/>
            <w:hideMark/>
          </w:tcPr>
          <w:p w14:paraId="4A8625D2" w14:textId="77777777" w:rsidR="0052270C" w:rsidRPr="00902096" w:rsidRDefault="0052270C" w:rsidP="00834B34">
            <w:pPr>
              <w:pStyle w:val="p1"/>
              <w:rPr>
                <w:b/>
                <w:bCs/>
              </w:rPr>
            </w:pPr>
            <w:r w:rsidRPr="00902096">
              <w:rPr>
                <w:b/>
                <w:bCs/>
              </w:rPr>
              <w:t>Incorrect: Need Δ</w:t>
            </w:r>
          </w:p>
        </w:tc>
      </w:tr>
      <w:tr w:rsidR="0052270C" w:rsidRPr="00902096" w14:paraId="6D9B7DA2" w14:textId="77777777" w:rsidTr="00834B34">
        <w:tc>
          <w:tcPr>
            <w:tcW w:w="1376" w:type="dxa"/>
            <w:hideMark/>
          </w:tcPr>
          <w:p w14:paraId="37AAC743" w14:textId="77777777" w:rsidR="0052270C" w:rsidRPr="00902096" w:rsidRDefault="0052270C" w:rsidP="00834B34">
            <w:pPr>
              <w:pStyle w:val="p1"/>
            </w:pPr>
            <w:r w:rsidRPr="00902096">
              <w:rPr>
                <w:b/>
                <w:bCs/>
              </w:rPr>
              <w:t>1 (Low)</w:t>
            </w:r>
          </w:p>
        </w:tc>
        <w:tc>
          <w:tcPr>
            <w:tcW w:w="2219" w:type="dxa"/>
            <w:hideMark/>
          </w:tcPr>
          <w:p w14:paraId="2DAB2A63" w14:textId="77777777" w:rsidR="0052270C" w:rsidRPr="00902096" w:rsidRDefault="0052270C" w:rsidP="00834B34">
            <w:pPr>
              <w:pStyle w:val="p1"/>
            </w:pPr>
            <w:r w:rsidRPr="00902096">
              <w:t>0</w:t>
            </w:r>
          </w:p>
        </w:tc>
        <w:tc>
          <w:tcPr>
            <w:tcW w:w="1890" w:type="dxa"/>
            <w:hideMark/>
          </w:tcPr>
          <w:p w14:paraId="1A85D1AA" w14:textId="77777777" w:rsidR="0052270C" w:rsidRPr="00902096" w:rsidRDefault="0052270C" w:rsidP="00834B34">
            <w:pPr>
              <w:pStyle w:val="p1"/>
            </w:pPr>
            <w:r w:rsidRPr="00902096">
              <w:t>+2</w:t>
            </w:r>
          </w:p>
        </w:tc>
        <w:tc>
          <w:tcPr>
            <w:tcW w:w="2430" w:type="dxa"/>
            <w:hideMark/>
          </w:tcPr>
          <w:p w14:paraId="1AC914FE" w14:textId="77777777" w:rsidR="0052270C" w:rsidRPr="00902096" w:rsidRDefault="0052270C" w:rsidP="00834B34">
            <w:pPr>
              <w:pStyle w:val="p1"/>
            </w:pPr>
            <w:r w:rsidRPr="00902096">
              <w:t>0</w:t>
            </w:r>
          </w:p>
        </w:tc>
        <w:tc>
          <w:tcPr>
            <w:tcW w:w="2070" w:type="dxa"/>
            <w:hideMark/>
          </w:tcPr>
          <w:p w14:paraId="2F370A86" w14:textId="77777777" w:rsidR="0052270C" w:rsidRPr="00902096" w:rsidRDefault="0052270C" w:rsidP="00834B34">
            <w:pPr>
              <w:pStyle w:val="p1"/>
            </w:pPr>
            <w:r w:rsidRPr="00902096">
              <w:t>+1</w:t>
            </w:r>
          </w:p>
        </w:tc>
      </w:tr>
      <w:tr w:rsidR="0052270C" w:rsidRPr="00902096" w14:paraId="4D548C90" w14:textId="77777777" w:rsidTr="00834B34">
        <w:tc>
          <w:tcPr>
            <w:tcW w:w="1376" w:type="dxa"/>
            <w:hideMark/>
          </w:tcPr>
          <w:p w14:paraId="012FB095" w14:textId="77777777" w:rsidR="0052270C" w:rsidRPr="00902096" w:rsidRDefault="0052270C" w:rsidP="00834B34">
            <w:pPr>
              <w:pStyle w:val="p1"/>
            </w:pPr>
            <w:r w:rsidRPr="00902096">
              <w:rPr>
                <w:b/>
                <w:bCs/>
              </w:rPr>
              <w:t>2 (Mid)</w:t>
            </w:r>
          </w:p>
        </w:tc>
        <w:tc>
          <w:tcPr>
            <w:tcW w:w="2219" w:type="dxa"/>
            <w:hideMark/>
          </w:tcPr>
          <w:p w14:paraId="1D95F9DB" w14:textId="77777777" w:rsidR="0052270C" w:rsidRPr="00902096" w:rsidRDefault="0052270C" w:rsidP="00834B34">
            <w:pPr>
              <w:pStyle w:val="p1"/>
            </w:pPr>
            <w:r w:rsidRPr="00902096">
              <w:t>+1</w:t>
            </w:r>
          </w:p>
        </w:tc>
        <w:tc>
          <w:tcPr>
            <w:tcW w:w="1890" w:type="dxa"/>
            <w:hideMark/>
          </w:tcPr>
          <w:p w14:paraId="1D9F031B" w14:textId="77777777" w:rsidR="0052270C" w:rsidRPr="00902096" w:rsidRDefault="0052270C" w:rsidP="00834B34">
            <w:pPr>
              <w:pStyle w:val="p1"/>
            </w:pPr>
            <w:r w:rsidRPr="00902096">
              <w:t>0</w:t>
            </w:r>
          </w:p>
        </w:tc>
        <w:tc>
          <w:tcPr>
            <w:tcW w:w="2430" w:type="dxa"/>
            <w:hideMark/>
          </w:tcPr>
          <w:p w14:paraId="7846D8CB" w14:textId="77777777" w:rsidR="0052270C" w:rsidRPr="00902096" w:rsidRDefault="0052270C" w:rsidP="00834B34">
            <w:pPr>
              <w:pStyle w:val="p1"/>
            </w:pPr>
            <w:r w:rsidRPr="00902096">
              <w:t>-1</w:t>
            </w:r>
          </w:p>
        </w:tc>
        <w:tc>
          <w:tcPr>
            <w:tcW w:w="2070" w:type="dxa"/>
            <w:hideMark/>
          </w:tcPr>
          <w:p w14:paraId="50F7CBDC" w14:textId="77777777" w:rsidR="0052270C" w:rsidRPr="00902096" w:rsidRDefault="0052270C" w:rsidP="00834B34">
            <w:pPr>
              <w:pStyle w:val="p1"/>
            </w:pPr>
            <w:r w:rsidRPr="00902096">
              <w:t>+2</w:t>
            </w:r>
          </w:p>
        </w:tc>
      </w:tr>
      <w:tr w:rsidR="0052270C" w:rsidRPr="00902096" w14:paraId="1B7892A4" w14:textId="77777777" w:rsidTr="00834B34">
        <w:tc>
          <w:tcPr>
            <w:tcW w:w="1376" w:type="dxa"/>
            <w:hideMark/>
          </w:tcPr>
          <w:p w14:paraId="3FA161C1" w14:textId="77777777" w:rsidR="0052270C" w:rsidRPr="00902096" w:rsidRDefault="0052270C" w:rsidP="00834B34">
            <w:pPr>
              <w:pStyle w:val="p1"/>
            </w:pPr>
            <w:r w:rsidRPr="00902096">
              <w:rPr>
                <w:b/>
                <w:bCs/>
              </w:rPr>
              <w:t>3 (High)</w:t>
            </w:r>
          </w:p>
        </w:tc>
        <w:tc>
          <w:tcPr>
            <w:tcW w:w="2219" w:type="dxa"/>
            <w:hideMark/>
          </w:tcPr>
          <w:p w14:paraId="2D30031B" w14:textId="77777777" w:rsidR="0052270C" w:rsidRPr="00902096" w:rsidRDefault="0052270C" w:rsidP="00834B34">
            <w:pPr>
              <w:pStyle w:val="p1"/>
            </w:pPr>
            <w:r w:rsidRPr="00902096">
              <w:t>+2</w:t>
            </w:r>
          </w:p>
        </w:tc>
        <w:tc>
          <w:tcPr>
            <w:tcW w:w="1890" w:type="dxa"/>
            <w:hideMark/>
          </w:tcPr>
          <w:p w14:paraId="25F3DC0E" w14:textId="77777777" w:rsidR="0052270C" w:rsidRPr="00902096" w:rsidRDefault="0052270C" w:rsidP="00834B34">
            <w:pPr>
              <w:pStyle w:val="p1"/>
            </w:pPr>
            <w:r w:rsidRPr="00902096">
              <w:t>-1</w:t>
            </w:r>
          </w:p>
        </w:tc>
        <w:tc>
          <w:tcPr>
            <w:tcW w:w="2430" w:type="dxa"/>
            <w:hideMark/>
          </w:tcPr>
          <w:p w14:paraId="174DD63C" w14:textId="77777777" w:rsidR="0052270C" w:rsidRPr="00902096" w:rsidRDefault="0052270C" w:rsidP="00834B34">
            <w:pPr>
              <w:pStyle w:val="p1"/>
            </w:pPr>
            <w:r w:rsidRPr="00902096">
              <w:t>-2</w:t>
            </w:r>
          </w:p>
        </w:tc>
        <w:tc>
          <w:tcPr>
            <w:tcW w:w="2070" w:type="dxa"/>
            <w:hideMark/>
          </w:tcPr>
          <w:p w14:paraId="20208AC6" w14:textId="77777777" w:rsidR="0052270C" w:rsidRPr="00902096" w:rsidRDefault="0052270C" w:rsidP="00834B34">
            <w:pPr>
              <w:pStyle w:val="p1"/>
            </w:pPr>
            <w:r w:rsidRPr="00902096">
              <w:t>+3</w:t>
            </w:r>
          </w:p>
        </w:tc>
      </w:tr>
    </w:tbl>
    <w:p w14:paraId="7B9E66B4" w14:textId="77777777" w:rsidR="0052270C" w:rsidRPr="00902096" w:rsidRDefault="0052270C" w:rsidP="0052270C">
      <w:pPr>
        <w:pStyle w:val="p1"/>
        <w:spacing w:before="0" w:beforeAutospacing="0" w:after="0" w:afterAutospacing="0"/>
      </w:pPr>
      <w:r w:rsidRPr="00902096">
        <w:rPr>
          <w:b/>
          <w:bCs/>
        </w:rPr>
        <w:t>Interpretation</w:t>
      </w:r>
    </w:p>
    <w:p w14:paraId="06D71263" w14:textId="77777777" w:rsidR="0052270C" w:rsidRPr="00902096" w:rsidRDefault="0052270C" w:rsidP="0052270C">
      <w:pPr>
        <w:pStyle w:val="p1"/>
        <w:numPr>
          <w:ilvl w:val="0"/>
          <w:numId w:val="5"/>
        </w:numPr>
      </w:pPr>
      <w:r w:rsidRPr="00902096">
        <w:rPr>
          <w:b/>
          <w:bCs/>
        </w:rPr>
        <w:t>Mastery Δ</w:t>
      </w:r>
      <w:r w:rsidRPr="00902096">
        <w:t> controls the targeted level of understanding for SDM-10 follow-ups (lower, same, higher).</w:t>
      </w:r>
    </w:p>
    <w:p w14:paraId="03E91159" w14:textId="77777777" w:rsidR="0052270C" w:rsidRPr="00902096" w:rsidRDefault="0052270C" w:rsidP="0052270C">
      <w:pPr>
        <w:pStyle w:val="p1"/>
        <w:numPr>
          <w:ilvl w:val="0"/>
          <w:numId w:val="5"/>
        </w:numPr>
      </w:pPr>
      <w:r w:rsidRPr="00902096">
        <w:rPr>
          <w:b/>
          <w:bCs/>
        </w:rPr>
        <w:t>Need Δ</w:t>
      </w:r>
      <w:r w:rsidRPr="00902096">
        <w:t> ranks which subcategories are prioritized for inclusion in the fixed 10-item SDM.</w:t>
      </w:r>
    </w:p>
    <w:p w14:paraId="1F4B2B59" w14:textId="27FB4C99" w:rsidR="0052270C" w:rsidRPr="00902096" w:rsidRDefault="0052270C" w:rsidP="0052270C">
      <w:pPr>
        <w:pStyle w:val="p1"/>
        <w:spacing w:after="0" w:afterAutospacing="0"/>
        <w:rPr>
          <w:i/>
          <w:iCs/>
        </w:rPr>
      </w:pPr>
      <w:r w:rsidRPr="00902096">
        <w:rPr>
          <w:i/>
          <w:iCs/>
        </w:rPr>
        <w:t xml:space="preserve">Table </w:t>
      </w:r>
      <w:r w:rsidR="00DB33E4">
        <w:rPr>
          <w:i/>
          <w:iCs/>
        </w:rPr>
        <w:t>4</w:t>
      </w:r>
      <w:r w:rsidRPr="00902096">
        <w:rPr>
          <w:i/>
          <w:iCs/>
        </w:rPr>
        <w:t>, SDM-10 action rules by confidence and accuracy</w:t>
      </w:r>
    </w:p>
    <w:tbl>
      <w:tblPr>
        <w:tblStyle w:val="TableGridLight"/>
        <w:tblW w:w="0" w:type="auto"/>
        <w:tblLook w:val="04A0" w:firstRow="1" w:lastRow="0" w:firstColumn="1" w:lastColumn="0" w:noHBand="0" w:noVBand="1"/>
      </w:tblPr>
      <w:tblGrid>
        <w:gridCol w:w="1376"/>
        <w:gridCol w:w="3880"/>
        <w:gridCol w:w="4094"/>
      </w:tblGrid>
      <w:tr w:rsidR="0052270C" w:rsidRPr="00902096" w14:paraId="23089F51" w14:textId="77777777" w:rsidTr="00834B34">
        <w:tc>
          <w:tcPr>
            <w:tcW w:w="0" w:type="auto"/>
            <w:hideMark/>
          </w:tcPr>
          <w:p w14:paraId="21CAA8A9" w14:textId="77777777" w:rsidR="0052270C" w:rsidRPr="00902096" w:rsidRDefault="0052270C" w:rsidP="00834B34">
            <w:pPr>
              <w:pStyle w:val="p1"/>
              <w:rPr>
                <w:b/>
                <w:bCs/>
              </w:rPr>
            </w:pPr>
            <w:r w:rsidRPr="00902096">
              <w:rPr>
                <w:b/>
                <w:bCs/>
              </w:rPr>
              <w:t>Confidence</w:t>
            </w:r>
          </w:p>
        </w:tc>
        <w:tc>
          <w:tcPr>
            <w:tcW w:w="0" w:type="auto"/>
            <w:hideMark/>
          </w:tcPr>
          <w:p w14:paraId="76B51F20" w14:textId="77777777" w:rsidR="0052270C" w:rsidRPr="00902096" w:rsidRDefault="0052270C" w:rsidP="00834B34">
            <w:pPr>
              <w:pStyle w:val="p1"/>
              <w:rPr>
                <w:b/>
                <w:bCs/>
              </w:rPr>
            </w:pPr>
            <w:r w:rsidRPr="00902096">
              <w:rPr>
                <w:b/>
                <w:bCs/>
              </w:rPr>
              <w:t>If Correct, queue in SDM-10</w:t>
            </w:r>
          </w:p>
        </w:tc>
        <w:tc>
          <w:tcPr>
            <w:tcW w:w="0" w:type="auto"/>
            <w:hideMark/>
          </w:tcPr>
          <w:p w14:paraId="1D78169F" w14:textId="77777777" w:rsidR="0052270C" w:rsidRPr="00902096" w:rsidRDefault="0052270C" w:rsidP="00834B34">
            <w:pPr>
              <w:pStyle w:val="p1"/>
              <w:rPr>
                <w:b/>
                <w:bCs/>
              </w:rPr>
            </w:pPr>
            <w:r w:rsidRPr="00902096">
              <w:rPr>
                <w:b/>
                <w:bCs/>
              </w:rPr>
              <w:t>If Incorrect, queue in SDM-10</w:t>
            </w:r>
          </w:p>
        </w:tc>
      </w:tr>
      <w:tr w:rsidR="0052270C" w:rsidRPr="00902096" w14:paraId="28A964E9" w14:textId="77777777" w:rsidTr="00834B34">
        <w:tc>
          <w:tcPr>
            <w:tcW w:w="0" w:type="auto"/>
            <w:hideMark/>
          </w:tcPr>
          <w:p w14:paraId="1CD499D4" w14:textId="77777777" w:rsidR="0052270C" w:rsidRPr="00902096" w:rsidRDefault="0052270C" w:rsidP="00834B34">
            <w:pPr>
              <w:pStyle w:val="p1"/>
            </w:pPr>
            <w:r w:rsidRPr="00902096">
              <w:rPr>
                <w:b/>
                <w:bCs/>
              </w:rPr>
              <w:t>1 (Low)</w:t>
            </w:r>
          </w:p>
        </w:tc>
        <w:tc>
          <w:tcPr>
            <w:tcW w:w="0" w:type="auto"/>
            <w:hideMark/>
          </w:tcPr>
          <w:p w14:paraId="231E24B9" w14:textId="77777777" w:rsidR="0052270C" w:rsidRPr="00902096" w:rsidRDefault="0052270C" w:rsidP="00834B34">
            <w:pPr>
              <w:pStyle w:val="p1"/>
            </w:pPr>
            <w:r w:rsidRPr="00902096">
              <w:t>Open-ended (1–2 sentences) to confirm understanding, then Same level check if needed</w:t>
            </w:r>
          </w:p>
        </w:tc>
        <w:tc>
          <w:tcPr>
            <w:tcW w:w="0" w:type="auto"/>
            <w:hideMark/>
          </w:tcPr>
          <w:p w14:paraId="5673845A" w14:textId="77777777" w:rsidR="0052270C" w:rsidRPr="00902096" w:rsidRDefault="0052270C" w:rsidP="00834B34">
            <w:pPr>
              <w:pStyle w:val="p1"/>
            </w:pPr>
            <w:r w:rsidRPr="00902096">
              <w:t>Lower level of understanding item in same subcategory, prefer True/False or simplified MCQ</w:t>
            </w:r>
          </w:p>
        </w:tc>
      </w:tr>
      <w:tr w:rsidR="0052270C" w:rsidRPr="00902096" w14:paraId="7A4F696E" w14:textId="77777777" w:rsidTr="00834B34">
        <w:tc>
          <w:tcPr>
            <w:tcW w:w="0" w:type="auto"/>
            <w:hideMark/>
          </w:tcPr>
          <w:p w14:paraId="05910DEC" w14:textId="77777777" w:rsidR="0052270C" w:rsidRPr="00902096" w:rsidRDefault="0052270C" w:rsidP="00834B34">
            <w:pPr>
              <w:pStyle w:val="p1"/>
            </w:pPr>
            <w:r w:rsidRPr="00902096">
              <w:rPr>
                <w:b/>
                <w:bCs/>
              </w:rPr>
              <w:t>2 (Mid)</w:t>
            </w:r>
          </w:p>
        </w:tc>
        <w:tc>
          <w:tcPr>
            <w:tcW w:w="0" w:type="auto"/>
            <w:hideMark/>
          </w:tcPr>
          <w:p w14:paraId="28CFD0F5" w14:textId="77777777" w:rsidR="0052270C" w:rsidRPr="00902096" w:rsidRDefault="0052270C" w:rsidP="00834B34">
            <w:pPr>
              <w:pStyle w:val="p1"/>
            </w:pPr>
            <w:r w:rsidRPr="00902096">
              <w:t>Same level of understanding item in same subcategory, prefer MCQ</w:t>
            </w:r>
          </w:p>
        </w:tc>
        <w:tc>
          <w:tcPr>
            <w:tcW w:w="0" w:type="auto"/>
            <w:hideMark/>
          </w:tcPr>
          <w:p w14:paraId="478FFFA6" w14:textId="77777777" w:rsidR="0052270C" w:rsidRPr="00902096" w:rsidRDefault="0052270C" w:rsidP="00834B34">
            <w:pPr>
              <w:pStyle w:val="p1"/>
            </w:pPr>
            <w:r w:rsidRPr="00902096">
              <w:t>Lower level of understanding item in same subcategory, MCQ or True/False</w:t>
            </w:r>
          </w:p>
        </w:tc>
      </w:tr>
      <w:tr w:rsidR="0052270C" w:rsidRPr="00902096" w14:paraId="57C3356B" w14:textId="77777777" w:rsidTr="00834B34">
        <w:tc>
          <w:tcPr>
            <w:tcW w:w="0" w:type="auto"/>
            <w:hideMark/>
          </w:tcPr>
          <w:p w14:paraId="538C90E7" w14:textId="77777777" w:rsidR="0052270C" w:rsidRPr="00902096" w:rsidRDefault="0052270C" w:rsidP="00834B34">
            <w:pPr>
              <w:pStyle w:val="p1"/>
            </w:pPr>
            <w:r w:rsidRPr="00902096">
              <w:rPr>
                <w:b/>
                <w:bCs/>
              </w:rPr>
              <w:t>3 (High)</w:t>
            </w:r>
          </w:p>
        </w:tc>
        <w:tc>
          <w:tcPr>
            <w:tcW w:w="0" w:type="auto"/>
            <w:hideMark/>
          </w:tcPr>
          <w:p w14:paraId="529FD5FE" w14:textId="77777777" w:rsidR="0052270C" w:rsidRPr="00902096" w:rsidRDefault="0052270C" w:rsidP="00834B34">
            <w:pPr>
              <w:pStyle w:val="p1"/>
            </w:pPr>
            <w:r w:rsidRPr="00902096">
              <w:t>Optional Higher level of understanding item (transfer or multi-step MCQ)</w:t>
            </w:r>
          </w:p>
        </w:tc>
        <w:tc>
          <w:tcPr>
            <w:tcW w:w="0" w:type="auto"/>
            <w:hideMark/>
          </w:tcPr>
          <w:p w14:paraId="58E15693" w14:textId="77777777" w:rsidR="0052270C" w:rsidRPr="00902096" w:rsidRDefault="0052270C" w:rsidP="00834B34">
            <w:pPr>
              <w:pStyle w:val="p1"/>
            </w:pPr>
            <w:r w:rsidRPr="00902096">
              <w:t>Open-ended to diagnose misconception, then Lower or Same level based on rubric score</w:t>
            </w:r>
          </w:p>
        </w:tc>
      </w:tr>
    </w:tbl>
    <w:p w14:paraId="76E538E9" w14:textId="77777777" w:rsidR="0052270C" w:rsidRPr="00902096" w:rsidRDefault="0052270C" w:rsidP="0052270C">
      <w:pPr>
        <w:pStyle w:val="p1"/>
        <w:spacing w:before="0" w:beforeAutospacing="0" w:after="0" w:afterAutospacing="0"/>
        <w:rPr>
          <w:b/>
          <w:bCs/>
        </w:rPr>
      </w:pPr>
      <w:r w:rsidRPr="00902096">
        <w:rPr>
          <w:b/>
          <w:bCs/>
        </w:rPr>
        <w:t>Legend</w:t>
      </w:r>
    </w:p>
    <w:p w14:paraId="52C54A30" w14:textId="77777777" w:rsidR="0052270C" w:rsidRPr="00902096" w:rsidRDefault="0052270C" w:rsidP="0052270C">
      <w:pPr>
        <w:pStyle w:val="p1"/>
        <w:numPr>
          <w:ilvl w:val="0"/>
          <w:numId w:val="6"/>
        </w:numPr>
        <w:spacing w:before="0" w:beforeAutospacing="0"/>
      </w:pPr>
      <w:r w:rsidRPr="00902096">
        <w:t>Lower level (Foundational): one-step, direct.</w:t>
      </w:r>
    </w:p>
    <w:p w14:paraId="75BC03E7" w14:textId="77777777" w:rsidR="0052270C" w:rsidRPr="00902096" w:rsidRDefault="0052270C" w:rsidP="0052270C">
      <w:pPr>
        <w:pStyle w:val="p1"/>
        <w:numPr>
          <w:ilvl w:val="0"/>
          <w:numId w:val="6"/>
        </w:numPr>
        <w:spacing w:before="0" w:beforeAutospacing="0"/>
      </w:pPr>
      <w:r w:rsidRPr="00902096">
        <w:t>Same level (Comparable): parallel complexity.</w:t>
      </w:r>
    </w:p>
    <w:p w14:paraId="6492369F" w14:textId="77777777" w:rsidR="00C90FF3" w:rsidRPr="00902096" w:rsidRDefault="0052270C" w:rsidP="00C90FF3">
      <w:pPr>
        <w:pStyle w:val="p1"/>
        <w:numPr>
          <w:ilvl w:val="0"/>
          <w:numId w:val="6"/>
        </w:numPr>
        <w:spacing w:before="0" w:beforeAutospacing="0"/>
      </w:pPr>
      <w:r w:rsidRPr="00902096">
        <w:t>Higher level (Applied): multi-part and/or new scenario.</w:t>
      </w:r>
    </w:p>
    <w:p w14:paraId="1995FF3F" w14:textId="5E6F07FC" w:rsidR="00C90FF3" w:rsidRPr="00902096" w:rsidRDefault="00C90FF3" w:rsidP="00C90FF3">
      <w:pPr>
        <w:pStyle w:val="p1"/>
        <w:rPr>
          <w:b/>
          <w:bCs/>
          <w:sz w:val="28"/>
          <w:szCs w:val="28"/>
          <w:u w:val="single"/>
        </w:rPr>
      </w:pPr>
      <w:r w:rsidRPr="00902096">
        <w:rPr>
          <w:b/>
          <w:bCs/>
          <w:sz w:val="28"/>
          <w:szCs w:val="28"/>
          <w:u w:val="single"/>
        </w:rPr>
        <w:t>Assessment Structure</w:t>
      </w:r>
    </w:p>
    <w:p w14:paraId="2A6DC903" w14:textId="039A4120" w:rsidR="00C90FF3" w:rsidRDefault="00C90FF3" w:rsidP="00C90FF3">
      <w:pPr>
        <w:pStyle w:val="p1"/>
      </w:pPr>
      <w:r w:rsidRPr="00902096">
        <w:t xml:space="preserve">The platform selects only from pre-written items and does not generate new questions or provide personalized feedback during active assessment windows. The questions bank was developed by adapting and synthesizing items from established financial literacy and numeracy instruments </w:t>
      </w:r>
      <w:r w:rsidRPr="00902096">
        <w:lastRenderedPageBreak/>
        <w:t xml:space="preserve">and large-scale surveys, including the Berlin Numeracy Test (BNT), </w:t>
      </w:r>
      <w:proofErr w:type="spellStart"/>
      <w:r w:rsidRPr="00902096">
        <w:t>Lipkus</w:t>
      </w:r>
      <w:proofErr w:type="spellEnd"/>
      <w:r w:rsidRPr="00902096">
        <w:t xml:space="preserve"> Numeracy Scale, Schwartz Numeracy Scale, the ‘Big Three’ (Lusardi and Mitchell), the FINRA National Financial Capability Study (NFCS) item sets including the NFCS extension ‘Big Five,’ the OECD/INFE Toolkit (2022), the P-Fin Index (including Retirement Fluency; TIAA and GFLEC), and related decision science and medical decision-making research instruments, as well as RAND American Life Panel and RAND/NBER survey modules. An initial pool of approximately 80 candidate items was curated and refined to a 40-item </w:t>
      </w:r>
      <w:del w:id="50" w:author="Bolivard, Guillaume" w:date="2026-01-17T01:58:00Z" w16du:dateUtc="2026-01-17T05:58:00Z">
        <w:r w:rsidRPr="00902096" w:rsidDel="00DE0173">
          <w:delText xml:space="preserve">anchor </w:delText>
        </w:r>
      </w:del>
      <w:r w:rsidRPr="00902096">
        <w:t xml:space="preserve">assessment. Each </w:t>
      </w:r>
      <w:del w:id="51" w:author="Bolivard, Guillaume" w:date="2026-01-17T01:58:00Z" w16du:dateUtc="2026-01-17T05:58:00Z">
        <w:r w:rsidRPr="00902096" w:rsidDel="00DE0173">
          <w:delText xml:space="preserve">anchor </w:delText>
        </w:r>
      </w:del>
      <w:ins w:id="52" w:author="Bolivard, Guillaume" w:date="2026-01-17T01:58:00Z" w16du:dateUtc="2026-01-17T05:58:00Z">
        <w:r w:rsidR="00DE0173">
          <w:t>question</w:t>
        </w:r>
        <w:r w:rsidR="00DE0173" w:rsidRPr="00902096">
          <w:t xml:space="preserve"> </w:t>
        </w:r>
      </w:ins>
      <w:r w:rsidRPr="00902096">
        <w:t xml:space="preserve">concept has pre-written variants by </w:t>
      </w:r>
      <w:r w:rsidRPr="00902096">
        <w:rPr>
          <w:rStyle w:val="s1"/>
          <w:rFonts w:eastAsiaTheme="majorEastAsia"/>
        </w:rPr>
        <w:t>format</w:t>
      </w:r>
      <w:r w:rsidRPr="00902096">
        <w:t xml:space="preserve"> (True/False, multiple choice, short open-ended) and </w:t>
      </w:r>
      <w:r w:rsidRPr="00902096">
        <w:rPr>
          <w:rStyle w:val="s1"/>
          <w:rFonts w:eastAsiaTheme="majorEastAsia"/>
        </w:rPr>
        <w:t>level of understanding</w:t>
      </w:r>
      <w:r w:rsidRPr="00902096">
        <w:t xml:space="preserve"> (foundational, comparable, applied), enabling targeted diagnostic follow-ups while maintaining a standardized 40-item </w:t>
      </w:r>
      <w:del w:id="53" w:author="Bolivard, Guillaume" w:date="2026-01-17T01:58:00Z" w16du:dateUtc="2026-01-17T05:58:00Z">
        <w:r w:rsidRPr="00902096" w:rsidDel="00DE0173">
          <w:delText xml:space="preserve">anchor </w:delText>
        </w:r>
      </w:del>
      <w:r w:rsidRPr="00902096">
        <w:t>assessment.</w:t>
      </w:r>
    </w:p>
    <w:p w14:paraId="417B7F33" w14:textId="77777777" w:rsidR="00976FFC" w:rsidRDefault="00976FFC" w:rsidP="00DB33E4">
      <w:pPr>
        <w:pStyle w:val="p1"/>
        <w:spacing w:after="0" w:afterAutospacing="0"/>
        <w:rPr>
          <w:ins w:id="54" w:author="Bolivard, Guillaume" w:date="2026-01-17T02:24:00Z" w16du:dateUtc="2026-01-17T06:24:00Z"/>
          <w:i/>
          <w:iCs/>
        </w:rPr>
      </w:pPr>
    </w:p>
    <w:p w14:paraId="5A582650" w14:textId="7D79AB94" w:rsidR="00DB33E4" w:rsidRPr="00902096" w:rsidRDefault="00DB33E4" w:rsidP="00DB33E4">
      <w:pPr>
        <w:pStyle w:val="p1"/>
        <w:spacing w:after="0" w:afterAutospacing="0"/>
        <w:rPr>
          <w:i/>
          <w:iCs/>
        </w:rPr>
      </w:pPr>
      <w:r w:rsidRPr="00902096">
        <w:rPr>
          <w:i/>
          <w:iCs/>
        </w:rPr>
        <w:t xml:space="preserve">Table </w:t>
      </w:r>
      <w:r>
        <w:rPr>
          <w:i/>
          <w:iCs/>
        </w:rPr>
        <w:t>5</w:t>
      </w:r>
      <w:r w:rsidRPr="00902096">
        <w:rPr>
          <w:i/>
          <w:iCs/>
        </w:rPr>
        <w:t xml:space="preserve">, </w:t>
      </w:r>
      <w:r>
        <w:rPr>
          <w:i/>
          <w:iCs/>
        </w:rPr>
        <w:t>assessment questions with categories and subcategories</w:t>
      </w:r>
      <w:ins w:id="55" w:author="Bolivard, Guillaume" w:date="2026-01-17T02:26:00Z" w16du:dateUtc="2026-01-17T06:26:00Z">
        <w:r w:rsidR="00393893">
          <w:rPr>
            <w:i/>
            <w:iCs/>
          </w:rPr>
          <w:t xml:space="preserve"> -</w:t>
        </w:r>
        <w:r w:rsidR="00393893" w:rsidRPr="00393893">
          <w:t xml:space="preserve"> </w:t>
        </w:r>
        <w:r w:rsidR="00393893" w:rsidRPr="00393893">
          <w:rPr>
            <w:i/>
            <w:iCs/>
            <w:rPrChange w:id="56" w:author="Bolivard, Guillaume" w:date="2026-01-17T02:26:00Z" w16du:dateUtc="2026-01-17T06:26:00Z">
              <w:rPr/>
            </w:rPrChange>
          </w:rPr>
          <w:t>Q15–Q28 are preference items (unscored)</w:t>
        </w:r>
      </w:ins>
    </w:p>
    <w:tbl>
      <w:tblPr>
        <w:tblW w:w="49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Change w:id="57" w:author="Bolivard, Guillaume" w:date="2026-01-17T02:26:00Z" w16du:dateUtc="2026-01-17T06:26:00Z">
          <w:tblPr>
            <w:tblW w:w="55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698"/>
        <w:gridCol w:w="3870"/>
        <w:gridCol w:w="720"/>
        <w:gridCol w:w="810"/>
        <w:gridCol w:w="1170"/>
        <w:tblGridChange w:id="58">
          <w:tblGrid>
            <w:gridCol w:w="2698"/>
            <w:gridCol w:w="3870"/>
            <w:gridCol w:w="720"/>
            <w:gridCol w:w="810"/>
            <w:gridCol w:w="1170"/>
          </w:tblGrid>
        </w:tblGridChange>
      </w:tblGrid>
      <w:tr w:rsidR="00393893" w:rsidRPr="00902096" w14:paraId="015F3475" w14:textId="77777777" w:rsidTr="00393893">
        <w:tc>
          <w:tcPr>
            <w:tcW w:w="2698"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Change w:id="59" w:author="Bolivard, Guillaume" w:date="2026-01-17T02:26:00Z" w16du:dateUtc="2026-01-17T06:26:00Z">
              <w:tcPr>
                <w:tcW w:w="2698"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
            </w:tcPrChange>
          </w:tcPr>
          <w:p w14:paraId="6BB8422C" w14:textId="77777777" w:rsidR="00393893" w:rsidRPr="00902096" w:rsidRDefault="00393893" w:rsidP="00350FCC">
            <w:r w:rsidRPr="00902096">
              <w:rPr>
                <w:b/>
                <w:bCs/>
                <w:color w:val="FFFFFF"/>
                <w:sz w:val="20"/>
                <w:szCs w:val="20"/>
              </w:rPr>
              <w:t>Category</w:t>
            </w:r>
          </w:p>
        </w:tc>
        <w:tc>
          <w:tcPr>
            <w:tcW w:w="38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Change w:id="60"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
            </w:tcPrChange>
          </w:tcPr>
          <w:p w14:paraId="16CF7FAF" w14:textId="77777777" w:rsidR="00393893" w:rsidRPr="00902096" w:rsidRDefault="00393893" w:rsidP="00350FCC">
            <w:r w:rsidRPr="00902096">
              <w:rPr>
                <w:b/>
                <w:bCs/>
                <w:color w:val="FFFFFF"/>
                <w:sz w:val="20"/>
                <w:szCs w:val="20"/>
              </w:rPr>
              <w:t>Subcategory</w:t>
            </w:r>
          </w:p>
        </w:tc>
        <w:tc>
          <w:tcPr>
            <w:tcW w:w="72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Change w:id="61"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
            </w:tcPrChange>
          </w:tcPr>
          <w:p w14:paraId="31620D0E" w14:textId="77777777" w:rsidR="00393893" w:rsidRPr="00902096" w:rsidRDefault="00393893" w:rsidP="00350FCC">
            <w:pPr>
              <w:jc w:val="center"/>
            </w:pPr>
            <w:r w:rsidRPr="00902096">
              <w:rPr>
                <w:b/>
                <w:bCs/>
                <w:color w:val="FFFFFF"/>
                <w:sz w:val="20"/>
                <w:szCs w:val="20"/>
              </w:rPr>
              <w:t>Count</w:t>
            </w:r>
          </w:p>
        </w:tc>
        <w:tc>
          <w:tcPr>
            <w:tcW w:w="810" w:type="dxa"/>
            <w:shd w:val="clear" w:color="auto" w:fill="747474" w:themeFill="background2" w:themeFillShade="80"/>
            <w:tcPrChange w:id="62" w:author="Bolivard, Guillaume" w:date="2026-01-17T02:26:00Z" w16du:dateUtc="2026-01-17T06:26:00Z">
              <w:tcPr>
                <w:tcW w:w="810" w:type="dxa"/>
                <w:shd w:val="clear" w:color="auto" w:fill="747474" w:themeFill="background2" w:themeFillShade="80"/>
              </w:tcPr>
            </w:tcPrChange>
          </w:tcPr>
          <w:p w14:paraId="591E59B9" w14:textId="0DC4A80D" w:rsidR="00393893" w:rsidRPr="00902096" w:rsidRDefault="00393893" w:rsidP="00350FCC">
            <w:pPr>
              <w:jc w:val="center"/>
              <w:rPr>
                <w:b/>
                <w:bCs/>
                <w:color w:val="FFFFFF"/>
                <w:sz w:val="20"/>
                <w:szCs w:val="20"/>
              </w:rPr>
            </w:pPr>
            <w:ins w:id="63" w:author="Bolivard, Guillaume" w:date="2026-01-17T02:05:00Z" w16du:dateUtc="2026-01-17T06:05:00Z">
              <w:r w:rsidRPr="00902096">
                <w:rPr>
                  <w:b/>
                  <w:bCs/>
                  <w:color w:val="FFFFFF"/>
                  <w:sz w:val="20"/>
                  <w:szCs w:val="20"/>
                </w:rPr>
                <w:t>Q#</w:t>
              </w:r>
            </w:ins>
          </w:p>
        </w:tc>
        <w:tc>
          <w:tcPr>
            <w:tcW w:w="11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Change w:id="64"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
            </w:tcPrChange>
          </w:tcPr>
          <w:p w14:paraId="199B9992" w14:textId="3A9C374B" w:rsidR="00393893" w:rsidRPr="00902096" w:rsidRDefault="00393893" w:rsidP="00350FCC">
            <w:pPr>
              <w:jc w:val="center"/>
            </w:pPr>
            <w:ins w:id="65" w:author="Bolivard, Guillaume" w:date="2026-01-17T02:05:00Z" w16du:dateUtc="2026-01-17T06:05:00Z">
              <w:r>
                <w:t>Scored</w:t>
              </w:r>
            </w:ins>
            <w:del w:id="66" w:author="Bolivard, Guillaume" w:date="2026-01-17T02:05:00Z" w16du:dateUtc="2026-01-17T06:05:00Z">
              <w:r w:rsidRPr="00902096" w:rsidDel="00896834">
                <w:rPr>
                  <w:b/>
                  <w:bCs/>
                  <w:color w:val="FFFFFF"/>
                  <w:sz w:val="20"/>
                  <w:szCs w:val="20"/>
                </w:rPr>
                <w:delText>Q#</w:delText>
              </w:r>
            </w:del>
          </w:p>
        </w:tc>
      </w:tr>
      <w:tr w:rsidR="0009754D" w:rsidRPr="00902096" w14:paraId="7311C5D1" w14:textId="77777777" w:rsidTr="00393893">
        <w:tc>
          <w:tcPr>
            <w:tcW w:w="2698" w:type="dxa"/>
            <w:vMerge w:val="restart"/>
            <w:tcBorders>
              <w:top w:val="single" w:sz="1" w:space="0" w:color="CCCCCC"/>
              <w:left w:val="single" w:sz="1" w:space="0" w:color="CCCCCC"/>
              <w:right w:val="single" w:sz="1" w:space="0" w:color="CCCCCC"/>
            </w:tcBorders>
            <w:tcMar>
              <w:top w:w="50" w:type="dxa"/>
              <w:left w:w="120" w:type="dxa"/>
              <w:bottom w:w="50" w:type="dxa"/>
              <w:right w:w="120" w:type="dxa"/>
            </w:tcMar>
            <w:vAlign w:val="center"/>
            <w:tcPrChange w:id="67" w:author="Bolivard, Guillaume" w:date="2026-01-17T02:26:00Z" w16du:dateUtc="2026-01-17T06:26:00Z">
              <w:tcPr>
                <w:tcW w:w="2698" w:type="dxa"/>
                <w:vMerge w:val="restart"/>
                <w:tcBorders>
                  <w:top w:val="single" w:sz="1" w:space="0" w:color="CCCCCC"/>
                  <w:left w:val="single" w:sz="1" w:space="0" w:color="CCCCCC"/>
                  <w:right w:val="single" w:sz="1" w:space="0" w:color="CCCCCC"/>
                </w:tcBorders>
                <w:tcMar>
                  <w:top w:w="50" w:type="dxa"/>
                  <w:left w:w="120" w:type="dxa"/>
                  <w:bottom w:w="50" w:type="dxa"/>
                  <w:right w:w="120" w:type="dxa"/>
                </w:tcMar>
                <w:vAlign w:val="center"/>
              </w:tcPr>
            </w:tcPrChange>
          </w:tcPr>
          <w:p w14:paraId="3C6C2BBE" w14:textId="6785FDBC" w:rsidR="0009754D" w:rsidRPr="00902096" w:rsidRDefault="0009754D" w:rsidP="0009754D">
            <w:pPr>
              <w:jc w:val="center"/>
              <w:rPr>
                <w:b/>
                <w:bCs/>
                <w:sz w:val="20"/>
                <w:szCs w:val="20"/>
              </w:rPr>
            </w:pPr>
            <w:r w:rsidRPr="00902096">
              <w:rPr>
                <w:rFonts w:eastAsiaTheme="minorHAnsi"/>
                <w:b/>
                <w:bCs/>
                <w:kern w:val="2"/>
                <w:sz w:val="20"/>
                <w:szCs w:val="20"/>
                <w14:ligatures w14:val="standardContextual"/>
              </w:rPr>
              <w:t>Baseline Covariates</w:t>
            </w:r>
            <w:r w:rsidRPr="00902096">
              <w:rPr>
                <w:b/>
                <w:bCs/>
                <w:sz w:val="20"/>
                <w:szCs w:val="20"/>
              </w:rPr>
              <w:t xml:space="preserve"> (1</w:t>
            </w:r>
            <w:ins w:id="68" w:author="Bolivard, Guillaume" w:date="2026-01-17T01:59:00Z" w16du:dateUtc="2026-01-17T05:59:00Z">
              <w:r>
                <w:rPr>
                  <w:b/>
                  <w:bCs/>
                  <w:sz w:val="20"/>
                  <w:szCs w:val="20"/>
                </w:rPr>
                <w:t>2</w:t>
              </w:r>
            </w:ins>
            <w:del w:id="69" w:author="Bolivard, Guillaume" w:date="2026-01-17T01:59:00Z" w16du:dateUtc="2026-01-17T05:59:00Z">
              <w:r w:rsidRPr="00902096" w:rsidDel="00DE0173">
                <w:rPr>
                  <w:b/>
                  <w:bCs/>
                  <w:sz w:val="20"/>
                  <w:szCs w:val="20"/>
                </w:rPr>
                <w:delText>0</w:delText>
              </w:r>
            </w:del>
            <w:r w:rsidRPr="00902096">
              <w:rPr>
                <w:b/>
                <w:bCs/>
                <w:sz w:val="20"/>
                <w:szCs w:val="20"/>
              </w:rPr>
              <w:t xml:space="preserve"> items)</w:t>
            </w:r>
          </w:p>
        </w:tc>
        <w:tc>
          <w:tcPr>
            <w:tcW w:w="387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Change w:id="70"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tcPrChange>
          </w:tcPr>
          <w:p w14:paraId="1CD6FD8E" w14:textId="77777777" w:rsidR="0009754D" w:rsidRPr="00902096" w:rsidRDefault="0009754D" w:rsidP="0009754D">
            <w:pPr>
              <w:rPr>
                <w:sz w:val="20"/>
                <w:szCs w:val="20"/>
              </w:rPr>
            </w:pPr>
            <w:r w:rsidRPr="00902096">
              <w:rPr>
                <w:rFonts w:eastAsiaTheme="minorHAnsi"/>
                <w:kern w:val="2"/>
                <w:sz w:val="20"/>
                <w:szCs w:val="20"/>
                <w14:ligatures w14:val="standardContextual"/>
              </w:rPr>
              <w:t>Demographic Characteristics</w:t>
            </w:r>
          </w:p>
        </w:tc>
        <w:tc>
          <w:tcPr>
            <w:tcW w:w="7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Change w:id="71"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tcPrChange>
          </w:tcPr>
          <w:p w14:paraId="7EC9F43E" w14:textId="0260248F" w:rsidR="0009754D" w:rsidRPr="00902096" w:rsidRDefault="0009754D" w:rsidP="0009754D">
            <w:pPr>
              <w:jc w:val="center"/>
              <w:rPr>
                <w:sz w:val="20"/>
                <w:szCs w:val="20"/>
              </w:rPr>
            </w:pPr>
            <w:r w:rsidRPr="00902096">
              <w:rPr>
                <w:sz w:val="20"/>
                <w:szCs w:val="20"/>
              </w:rPr>
              <w:t>5</w:t>
            </w:r>
          </w:p>
        </w:tc>
        <w:tc>
          <w:tcPr>
            <w:tcW w:w="810" w:type="dxa"/>
            <w:tcPrChange w:id="72" w:author="Bolivard, Guillaume" w:date="2026-01-17T02:26:00Z" w16du:dateUtc="2026-01-17T06:26:00Z">
              <w:tcPr>
                <w:tcW w:w="810" w:type="dxa"/>
              </w:tcPr>
            </w:tcPrChange>
          </w:tcPr>
          <w:p w14:paraId="46326584" w14:textId="4C6FA369" w:rsidR="0009754D" w:rsidRPr="00902096" w:rsidRDefault="0009754D" w:rsidP="0009754D">
            <w:pPr>
              <w:jc w:val="center"/>
              <w:rPr>
                <w:b/>
                <w:bCs/>
                <w:sz w:val="20"/>
                <w:szCs w:val="20"/>
              </w:rPr>
            </w:pPr>
            <w:ins w:id="73" w:author="Bolivard, Guillaume" w:date="2026-01-17T02:05:00Z" w16du:dateUtc="2026-01-17T06:05:00Z">
              <w:r w:rsidRPr="00902096">
                <w:rPr>
                  <w:b/>
                  <w:bCs/>
                  <w:sz w:val="20"/>
                  <w:szCs w:val="20"/>
                </w:rPr>
                <w:t>—</w:t>
              </w:r>
            </w:ins>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Change w:id="74"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tcPrChange>
          </w:tcPr>
          <w:p w14:paraId="24ABEF8D" w14:textId="22A2A6FF" w:rsidR="0009754D" w:rsidRPr="00902096" w:rsidRDefault="0009754D" w:rsidP="0009754D">
            <w:pPr>
              <w:jc w:val="center"/>
              <w:rPr>
                <w:sz w:val="20"/>
                <w:szCs w:val="20"/>
              </w:rPr>
            </w:pPr>
            <w:ins w:id="75" w:author="Bolivard, Guillaume" w:date="2026-01-17T02:34:00Z" w16du:dateUtc="2026-01-17T06:34:00Z">
              <w:r w:rsidRPr="00B46D70">
                <w:rPr>
                  <w:b/>
                  <w:bCs/>
                  <w:sz w:val="20"/>
                  <w:szCs w:val="20"/>
                </w:rPr>
                <w:t>—</w:t>
              </w:r>
            </w:ins>
            <w:del w:id="76" w:author="Bolivard, Guillaume" w:date="2026-01-17T02:05:00Z" w16du:dateUtc="2026-01-17T06:05:00Z">
              <w:r w:rsidRPr="00902096" w:rsidDel="00896834">
                <w:rPr>
                  <w:b/>
                  <w:bCs/>
                  <w:sz w:val="20"/>
                  <w:szCs w:val="20"/>
                </w:rPr>
                <w:delText>—</w:delText>
              </w:r>
            </w:del>
          </w:p>
        </w:tc>
      </w:tr>
      <w:tr w:rsidR="0009754D" w:rsidRPr="00902096" w14:paraId="7B1ABA1B"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vAlign w:val="center"/>
            <w:tcPrChange w:id="77"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vAlign w:val="center"/>
              </w:tcPr>
            </w:tcPrChange>
          </w:tcPr>
          <w:p w14:paraId="0BDEDBB7" w14:textId="77777777" w:rsidR="0009754D" w:rsidRPr="00902096" w:rsidRDefault="0009754D" w:rsidP="0009754D">
            <w:pPr>
              <w:jc w:val="center"/>
              <w:rPr>
                <w:b/>
                <w:bCs/>
                <w:sz w:val="20"/>
                <w:szCs w:val="20"/>
              </w:rPr>
            </w:pPr>
          </w:p>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78"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7F9FA776" w14:textId="77777777" w:rsidR="0009754D" w:rsidRPr="00902096" w:rsidRDefault="0009754D" w:rsidP="0009754D">
            <w:pPr>
              <w:rPr>
                <w:sz w:val="20"/>
                <w:szCs w:val="20"/>
              </w:rPr>
            </w:pPr>
            <w:r w:rsidRPr="00902096">
              <w:rPr>
                <w:rFonts w:eastAsiaTheme="minorHAnsi"/>
                <w:kern w:val="2"/>
                <w:sz w:val="20"/>
                <w:szCs w:val="20"/>
                <w14:ligatures w14:val="standardContextual"/>
              </w:rPr>
              <w:t>Financial Background &amp; Context</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79"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2AE84B9C" w14:textId="3DB57819" w:rsidR="0009754D" w:rsidRPr="00902096" w:rsidRDefault="0009754D" w:rsidP="0009754D">
            <w:pPr>
              <w:jc w:val="center"/>
              <w:rPr>
                <w:sz w:val="20"/>
                <w:szCs w:val="20"/>
              </w:rPr>
            </w:pPr>
            <w:r w:rsidRPr="00902096">
              <w:rPr>
                <w:sz w:val="20"/>
                <w:szCs w:val="20"/>
              </w:rPr>
              <w:t>5</w:t>
            </w:r>
          </w:p>
        </w:tc>
        <w:tc>
          <w:tcPr>
            <w:tcW w:w="810" w:type="dxa"/>
            <w:shd w:val="clear" w:color="auto" w:fill="D9D9D9" w:themeFill="background1" w:themeFillShade="D9"/>
            <w:tcPrChange w:id="80" w:author="Bolivard, Guillaume" w:date="2026-01-17T02:26:00Z" w16du:dateUtc="2026-01-17T06:26:00Z">
              <w:tcPr>
                <w:tcW w:w="810" w:type="dxa"/>
                <w:shd w:val="clear" w:color="auto" w:fill="D9D9D9" w:themeFill="background1" w:themeFillShade="D9"/>
              </w:tcPr>
            </w:tcPrChange>
          </w:tcPr>
          <w:p w14:paraId="788464A4" w14:textId="71DCBED2" w:rsidR="0009754D" w:rsidRPr="00902096" w:rsidRDefault="0009754D" w:rsidP="0009754D">
            <w:pPr>
              <w:jc w:val="center"/>
              <w:rPr>
                <w:b/>
                <w:bCs/>
                <w:sz w:val="20"/>
                <w:szCs w:val="20"/>
              </w:rPr>
            </w:pPr>
            <w:ins w:id="81" w:author="Bolivard, Guillaume" w:date="2026-01-17T02:05:00Z" w16du:dateUtc="2026-01-17T06:05:00Z">
              <w:r w:rsidRPr="00902096">
                <w:rPr>
                  <w:b/>
                  <w:bCs/>
                  <w:sz w:val="20"/>
                  <w:szCs w:val="20"/>
                </w:rPr>
                <w:t>—</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82"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2CA96F2C" w14:textId="695C9987" w:rsidR="0009754D" w:rsidRPr="00902096" w:rsidRDefault="0009754D" w:rsidP="0009754D">
            <w:pPr>
              <w:jc w:val="center"/>
              <w:rPr>
                <w:sz w:val="20"/>
                <w:szCs w:val="20"/>
              </w:rPr>
            </w:pPr>
            <w:ins w:id="83" w:author="Bolivard, Guillaume" w:date="2026-01-17T02:34:00Z" w16du:dateUtc="2026-01-17T06:34:00Z">
              <w:r w:rsidRPr="00B46D70">
                <w:rPr>
                  <w:b/>
                  <w:bCs/>
                  <w:sz w:val="20"/>
                  <w:szCs w:val="20"/>
                </w:rPr>
                <w:t>—</w:t>
              </w:r>
            </w:ins>
            <w:del w:id="84" w:author="Bolivard, Guillaume" w:date="2026-01-17T02:05:00Z" w16du:dateUtc="2026-01-17T06:05:00Z">
              <w:r w:rsidRPr="00902096" w:rsidDel="00896834">
                <w:rPr>
                  <w:b/>
                  <w:bCs/>
                  <w:sz w:val="20"/>
                  <w:szCs w:val="20"/>
                </w:rPr>
                <w:delText>—</w:delText>
              </w:r>
            </w:del>
          </w:p>
        </w:tc>
      </w:tr>
      <w:tr w:rsidR="0009754D" w:rsidRPr="00902096" w14:paraId="6A461100"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vAlign w:val="center"/>
            <w:tcPrChange w:id="85"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vAlign w:val="center"/>
              </w:tcPr>
            </w:tcPrChange>
          </w:tcPr>
          <w:p w14:paraId="4B6296D1" w14:textId="77777777" w:rsidR="0009754D" w:rsidRPr="00902096" w:rsidRDefault="0009754D" w:rsidP="0009754D">
            <w:pPr>
              <w:jc w:val="center"/>
              <w:rPr>
                <w:b/>
                <w:bCs/>
                <w:sz w:val="20"/>
                <w:szCs w:val="20"/>
              </w:rPr>
            </w:pPr>
          </w:p>
        </w:tc>
        <w:tc>
          <w:tcPr>
            <w:tcW w:w="387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Change w:id="86"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tcMar>
                  <w:top w:w="50" w:type="dxa"/>
                  <w:left w:w="120" w:type="dxa"/>
                  <w:bottom w:w="50" w:type="dxa"/>
                  <w:right w:w="120" w:type="dxa"/>
                </w:tcMar>
              </w:tcPr>
            </w:tcPrChange>
          </w:tcPr>
          <w:p w14:paraId="2040B741" w14:textId="77777777" w:rsidR="0009754D" w:rsidRPr="00902096" w:rsidRDefault="0009754D" w:rsidP="0009754D">
            <w:pPr>
              <w:rPr>
                <w:sz w:val="20"/>
                <w:szCs w:val="20"/>
              </w:rPr>
            </w:pPr>
            <w:r w:rsidRPr="00902096">
              <w:rPr>
                <w:rFonts w:eastAsiaTheme="minorHAnsi"/>
                <w:kern w:val="2"/>
                <w:sz w:val="20"/>
                <w:szCs w:val="20"/>
                <w14:ligatures w14:val="standardContextual"/>
              </w:rPr>
              <w:t>Debt status</w:t>
            </w:r>
          </w:p>
        </w:tc>
        <w:tc>
          <w:tcPr>
            <w:tcW w:w="7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Change w:id="87"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tcPrChange>
          </w:tcPr>
          <w:p w14:paraId="6DC2FE98" w14:textId="2CAA01A0" w:rsidR="0009754D" w:rsidRPr="00902096" w:rsidRDefault="0009754D" w:rsidP="0009754D">
            <w:pPr>
              <w:jc w:val="center"/>
              <w:rPr>
                <w:sz w:val="20"/>
                <w:szCs w:val="20"/>
              </w:rPr>
            </w:pPr>
            <w:r w:rsidRPr="00902096">
              <w:rPr>
                <w:sz w:val="20"/>
                <w:szCs w:val="20"/>
              </w:rPr>
              <w:t>2</w:t>
            </w:r>
          </w:p>
        </w:tc>
        <w:tc>
          <w:tcPr>
            <w:tcW w:w="810" w:type="dxa"/>
            <w:tcPrChange w:id="88" w:author="Bolivard, Guillaume" w:date="2026-01-17T02:26:00Z" w16du:dateUtc="2026-01-17T06:26:00Z">
              <w:tcPr>
                <w:tcW w:w="810" w:type="dxa"/>
              </w:tcPr>
            </w:tcPrChange>
          </w:tcPr>
          <w:p w14:paraId="06F0A3D2" w14:textId="3C9169A9" w:rsidR="0009754D" w:rsidRPr="00902096" w:rsidRDefault="0009754D" w:rsidP="0009754D">
            <w:pPr>
              <w:jc w:val="center"/>
              <w:rPr>
                <w:b/>
                <w:bCs/>
                <w:sz w:val="20"/>
                <w:szCs w:val="20"/>
              </w:rPr>
            </w:pPr>
            <w:ins w:id="89" w:author="Bolivard, Guillaume" w:date="2026-01-17T02:05:00Z" w16du:dateUtc="2026-01-17T06:05:00Z">
              <w:r w:rsidRPr="00902096">
                <w:rPr>
                  <w:b/>
                  <w:bCs/>
                  <w:sz w:val="20"/>
                  <w:szCs w:val="20"/>
                </w:rPr>
                <w:t>—</w:t>
              </w:r>
            </w:ins>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Change w:id="90"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tcPrChange>
          </w:tcPr>
          <w:p w14:paraId="6CAE0015" w14:textId="55F504A6" w:rsidR="0009754D" w:rsidRPr="00902096" w:rsidRDefault="0009754D" w:rsidP="0009754D">
            <w:pPr>
              <w:jc w:val="center"/>
              <w:rPr>
                <w:sz w:val="20"/>
                <w:szCs w:val="20"/>
              </w:rPr>
            </w:pPr>
            <w:ins w:id="91" w:author="Bolivard, Guillaume" w:date="2026-01-17T02:34:00Z" w16du:dateUtc="2026-01-17T06:34:00Z">
              <w:r w:rsidRPr="00B46D70">
                <w:rPr>
                  <w:b/>
                  <w:bCs/>
                  <w:sz w:val="20"/>
                  <w:szCs w:val="20"/>
                </w:rPr>
                <w:t>—</w:t>
              </w:r>
            </w:ins>
            <w:del w:id="92" w:author="Bolivard, Guillaume" w:date="2026-01-17T02:05:00Z" w16du:dateUtc="2026-01-17T06:05:00Z">
              <w:r w:rsidRPr="00902096" w:rsidDel="00896834">
                <w:rPr>
                  <w:b/>
                  <w:bCs/>
                  <w:sz w:val="20"/>
                  <w:szCs w:val="20"/>
                </w:rPr>
                <w:delText>—</w:delText>
              </w:r>
            </w:del>
          </w:p>
        </w:tc>
      </w:tr>
      <w:tr w:rsidR="00393893" w:rsidRPr="00902096" w14:paraId="776F9692" w14:textId="77777777" w:rsidTr="00393893">
        <w:tc>
          <w:tcPr>
            <w:tcW w:w="2698" w:type="dxa"/>
            <w:vMerge w:val="restart"/>
            <w:tcBorders>
              <w:top w:val="single" w:sz="1" w:space="0" w:color="CCCCCC"/>
              <w:left w:val="single" w:sz="1" w:space="0" w:color="CCCCCC"/>
              <w:right w:val="single" w:sz="1" w:space="0" w:color="CCCCCC"/>
            </w:tcBorders>
            <w:tcMar>
              <w:top w:w="50" w:type="dxa"/>
              <w:left w:w="120" w:type="dxa"/>
              <w:bottom w:w="50" w:type="dxa"/>
              <w:right w:w="120" w:type="dxa"/>
            </w:tcMar>
            <w:vAlign w:val="center"/>
            <w:tcPrChange w:id="93" w:author="Bolivard, Guillaume" w:date="2026-01-17T02:26:00Z" w16du:dateUtc="2026-01-17T06:26:00Z">
              <w:tcPr>
                <w:tcW w:w="2698" w:type="dxa"/>
                <w:vMerge w:val="restart"/>
                <w:tcBorders>
                  <w:top w:val="single" w:sz="1" w:space="0" w:color="CCCCCC"/>
                  <w:left w:val="single" w:sz="1" w:space="0" w:color="CCCCCC"/>
                  <w:right w:val="single" w:sz="1" w:space="0" w:color="CCCCCC"/>
                </w:tcBorders>
                <w:tcMar>
                  <w:top w:w="50" w:type="dxa"/>
                  <w:left w:w="120" w:type="dxa"/>
                  <w:bottom w:w="50" w:type="dxa"/>
                  <w:right w:w="120" w:type="dxa"/>
                </w:tcMar>
                <w:vAlign w:val="center"/>
              </w:tcPr>
            </w:tcPrChange>
          </w:tcPr>
          <w:p w14:paraId="1D071215" w14:textId="77777777" w:rsidR="00393893" w:rsidRPr="00902096" w:rsidRDefault="00393893" w:rsidP="00976FFC">
            <w:pPr>
              <w:jc w:val="center"/>
            </w:pPr>
            <w:r w:rsidRPr="00902096">
              <w:rPr>
                <w:b/>
                <w:bCs/>
                <w:sz w:val="20"/>
                <w:szCs w:val="20"/>
              </w:rPr>
              <w:t>Borrowing, Interest Rates, and Financial Numeracy Knowledge (10 items)</w:t>
            </w:r>
          </w:p>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94"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334D6461" w14:textId="77777777" w:rsidR="00393893" w:rsidRPr="00902096" w:rsidRDefault="00393893" w:rsidP="00976FFC">
            <w:r w:rsidRPr="00902096">
              <w:rPr>
                <w:sz w:val="20"/>
                <w:szCs w:val="20"/>
              </w:rPr>
              <w:t>Compound Interest</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95"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3B10B248"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96" w:author="Bolivard, Guillaume" w:date="2026-01-17T02:26:00Z" w16du:dateUtc="2026-01-17T06:26:00Z">
              <w:tcPr>
                <w:tcW w:w="810" w:type="dxa"/>
                <w:shd w:val="clear" w:color="auto" w:fill="D9D9D9" w:themeFill="background1" w:themeFillShade="D9"/>
              </w:tcPr>
            </w:tcPrChange>
          </w:tcPr>
          <w:p w14:paraId="3E5807F9" w14:textId="318F5D79" w:rsidR="00393893" w:rsidRPr="00902096" w:rsidRDefault="00393893" w:rsidP="00976FFC">
            <w:pPr>
              <w:jc w:val="center"/>
              <w:rPr>
                <w:sz w:val="20"/>
                <w:szCs w:val="20"/>
              </w:rPr>
            </w:pPr>
            <w:ins w:id="97" w:author="Bolivard, Guillaume" w:date="2026-01-17T02:05:00Z" w16du:dateUtc="2026-01-17T06:05:00Z">
              <w:r w:rsidRPr="00902096">
                <w:rPr>
                  <w:sz w:val="20"/>
                  <w:szCs w:val="20"/>
                </w:rPr>
                <w:t>1</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98"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0A945438" w14:textId="3B772337" w:rsidR="00393893" w:rsidRPr="00902096" w:rsidRDefault="00393893" w:rsidP="00976FFC">
            <w:pPr>
              <w:jc w:val="center"/>
            </w:pPr>
            <w:ins w:id="99" w:author="Bolivard, Guillaume" w:date="2026-01-17T02:06:00Z" w16du:dateUtc="2026-01-17T06:06:00Z">
              <w:r w:rsidRPr="00FF4E67">
                <w:rPr>
                  <w:b/>
                  <w:bCs/>
                  <w:sz w:val="20"/>
                  <w:szCs w:val="20"/>
                </w:rPr>
                <w:t>Yes</w:t>
              </w:r>
            </w:ins>
            <w:del w:id="100" w:author="Bolivard, Guillaume" w:date="2026-01-17T02:05:00Z" w16du:dateUtc="2026-01-17T06:05:00Z">
              <w:r w:rsidRPr="00902096" w:rsidDel="00896834">
                <w:rPr>
                  <w:sz w:val="20"/>
                  <w:szCs w:val="20"/>
                </w:rPr>
                <w:delText>1</w:delText>
              </w:r>
            </w:del>
          </w:p>
        </w:tc>
      </w:tr>
      <w:tr w:rsidR="00393893" w:rsidRPr="00902096" w14:paraId="54E322F8"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101"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0EF06204"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102"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36ECFA69" w14:textId="77777777" w:rsidR="00393893" w:rsidRPr="00902096" w:rsidRDefault="00393893" w:rsidP="00976FFC">
            <w:r w:rsidRPr="00902096">
              <w:rPr>
                <w:sz w:val="20"/>
                <w:szCs w:val="20"/>
              </w:rPr>
              <w:t>Borrowing/Mortgages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03"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3C4F6882" w14:textId="77777777" w:rsidR="00393893" w:rsidRPr="00902096" w:rsidRDefault="00393893" w:rsidP="00976FFC">
            <w:pPr>
              <w:jc w:val="center"/>
            </w:pPr>
            <w:r w:rsidRPr="00902096">
              <w:rPr>
                <w:sz w:val="20"/>
                <w:szCs w:val="20"/>
              </w:rPr>
              <w:t>1</w:t>
            </w:r>
          </w:p>
        </w:tc>
        <w:tc>
          <w:tcPr>
            <w:tcW w:w="810" w:type="dxa"/>
            <w:shd w:val="clear" w:color="auto" w:fill="FFFFFF"/>
            <w:tcPrChange w:id="104" w:author="Bolivard, Guillaume" w:date="2026-01-17T02:26:00Z" w16du:dateUtc="2026-01-17T06:26:00Z">
              <w:tcPr>
                <w:tcW w:w="810" w:type="dxa"/>
                <w:shd w:val="clear" w:color="auto" w:fill="FFFFFF"/>
              </w:tcPr>
            </w:tcPrChange>
          </w:tcPr>
          <w:p w14:paraId="18BECBCF" w14:textId="6401C611" w:rsidR="00393893" w:rsidRPr="00902096" w:rsidRDefault="00393893" w:rsidP="00976FFC">
            <w:pPr>
              <w:jc w:val="center"/>
              <w:rPr>
                <w:sz w:val="20"/>
                <w:szCs w:val="20"/>
              </w:rPr>
            </w:pPr>
            <w:ins w:id="105" w:author="Bolivard, Guillaume" w:date="2026-01-17T02:05:00Z" w16du:dateUtc="2026-01-17T06:05:00Z">
              <w:r w:rsidRPr="00902096">
                <w:rPr>
                  <w:sz w:val="20"/>
                  <w:szCs w:val="20"/>
                </w:rPr>
                <w:t>2</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06"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4D691F50" w14:textId="52488680" w:rsidR="00393893" w:rsidRPr="00902096" w:rsidRDefault="00393893" w:rsidP="00976FFC">
            <w:pPr>
              <w:jc w:val="center"/>
            </w:pPr>
            <w:ins w:id="107" w:author="Bolivard, Guillaume" w:date="2026-01-17T02:06:00Z" w16du:dateUtc="2026-01-17T06:06:00Z">
              <w:r w:rsidRPr="00FF4E67">
                <w:rPr>
                  <w:b/>
                  <w:bCs/>
                  <w:sz w:val="20"/>
                  <w:szCs w:val="20"/>
                </w:rPr>
                <w:t>Yes</w:t>
              </w:r>
            </w:ins>
            <w:del w:id="108" w:author="Bolivard, Guillaume" w:date="2026-01-17T02:05:00Z" w16du:dateUtc="2026-01-17T06:05:00Z">
              <w:r w:rsidRPr="00902096" w:rsidDel="00896834">
                <w:rPr>
                  <w:sz w:val="20"/>
                  <w:szCs w:val="20"/>
                </w:rPr>
                <w:delText>2</w:delText>
              </w:r>
            </w:del>
          </w:p>
        </w:tc>
      </w:tr>
      <w:tr w:rsidR="00393893" w:rsidRPr="00902096" w14:paraId="34F8338A"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109"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28C154F1"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110"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1BE47B05" w14:textId="77777777" w:rsidR="00393893" w:rsidRPr="00902096" w:rsidRDefault="00393893" w:rsidP="00976FFC">
            <w:r w:rsidRPr="00902096">
              <w:rPr>
                <w:sz w:val="20"/>
                <w:szCs w:val="20"/>
              </w:rPr>
              <w:t>Inflation</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111"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27501DA6" w14:textId="77777777" w:rsidR="00393893" w:rsidRPr="00902096" w:rsidRDefault="00393893" w:rsidP="00976FFC">
            <w:pPr>
              <w:jc w:val="center"/>
            </w:pPr>
            <w:r w:rsidRPr="00902096">
              <w:rPr>
                <w:sz w:val="20"/>
                <w:szCs w:val="20"/>
              </w:rPr>
              <w:t>3</w:t>
            </w:r>
          </w:p>
        </w:tc>
        <w:tc>
          <w:tcPr>
            <w:tcW w:w="810" w:type="dxa"/>
            <w:shd w:val="clear" w:color="auto" w:fill="D9D9D9" w:themeFill="background1" w:themeFillShade="D9"/>
            <w:tcPrChange w:id="112" w:author="Bolivard, Guillaume" w:date="2026-01-17T02:26:00Z" w16du:dateUtc="2026-01-17T06:26:00Z">
              <w:tcPr>
                <w:tcW w:w="810" w:type="dxa"/>
                <w:shd w:val="clear" w:color="auto" w:fill="D9D9D9" w:themeFill="background1" w:themeFillShade="D9"/>
              </w:tcPr>
            </w:tcPrChange>
          </w:tcPr>
          <w:p w14:paraId="37AB8682" w14:textId="33187595" w:rsidR="00393893" w:rsidRPr="00902096" w:rsidRDefault="00393893" w:rsidP="00976FFC">
            <w:pPr>
              <w:jc w:val="center"/>
              <w:rPr>
                <w:sz w:val="20"/>
                <w:szCs w:val="20"/>
              </w:rPr>
            </w:pPr>
            <w:ins w:id="113" w:author="Bolivard, Guillaume" w:date="2026-01-17T02:05:00Z" w16du:dateUtc="2026-01-17T06:05:00Z">
              <w:r w:rsidRPr="00902096">
                <w:rPr>
                  <w:sz w:val="20"/>
                  <w:szCs w:val="20"/>
                </w:rPr>
                <w:t>3, 6, 7</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114"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478E30F0" w14:textId="56CBF947" w:rsidR="00393893" w:rsidRPr="00902096" w:rsidRDefault="00393893" w:rsidP="00976FFC">
            <w:pPr>
              <w:jc w:val="center"/>
            </w:pPr>
            <w:ins w:id="115" w:author="Bolivard, Guillaume" w:date="2026-01-17T02:06:00Z" w16du:dateUtc="2026-01-17T06:06:00Z">
              <w:r w:rsidRPr="00FF4E67">
                <w:rPr>
                  <w:b/>
                  <w:bCs/>
                  <w:sz w:val="20"/>
                  <w:szCs w:val="20"/>
                </w:rPr>
                <w:t>Yes</w:t>
              </w:r>
            </w:ins>
            <w:del w:id="116" w:author="Bolivard, Guillaume" w:date="2026-01-17T02:05:00Z" w16du:dateUtc="2026-01-17T06:05:00Z">
              <w:r w:rsidRPr="00902096" w:rsidDel="00896834">
                <w:rPr>
                  <w:sz w:val="20"/>
                  <w:szCs w:val="20"/>
                </w:rPr>
                <w:delText>3, 6, 7</w:delText>
              </w:r>
            </w:del>
          </w:p>
        </w:tc>
      </w:tr>
      <w:tr w:rsidR="00393893" w:rsidRPr="00902096" w14:paraId="48CC4167"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117"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30DE127F"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118"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5278520D" w14:textId="77777777" w:rsidR="00393893" w:rsidRPr="00902096" w:rsidRDefault="00393893" w:rsidP="00976FFC">
            <w:r w:rsidRPr="00902096">
              <w:rPr>
                <w:sz w:val="20"/>
                <w:szCs w:val="20"/>
              </w:rPr>
              <w:t>Borrowing/Interest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19"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6CF0943D" w14:textId="77777777" w:rsidR="00393893" w:rsidRPr="00902096" w:rsidRDefault="00393893" w:rsidP="00976FFC">
            <w:pPr>
              <w:jc w:val="center"/>
            </w:pPr>
            <w:r w:rsidRPr="00902096">
              <w:rPr>
                <w:sz w:val="20"/>
                <w:szCs w:val="20"/>
              </w:rPr>
              <w:t>1</w:t>
            </w:r>
          </w:p>
        </w:tc>
        <w:tc>
          <w:tcPr>
            <w:tcW w:w="810" w:type="dxa"/>
            <w:shd w:val="clear" w:color="auto" w:fill="FFFFFF"/>
            <w:tcPrChange w:id="120" w:author="Bolivard, Guillaume" w:date="2026-01-17T02:26:00Z" w16du:dateUtc="2026-01-17T06:26:00Z">
              <w:tcPr>
                <w:tcW w:w="810" w:type="dxa"/>
                <w:shd w:val="clear" w:color="auto" w:fill="FFFFFF"/>
              </w:tcPr>
            </w:tcPrChange>
          </w:tcPr>
          <w:p w14:paraId="1528C7CA" w14:textId="4C63B530" w:rsidR="00393893" w:rsidRPr="00902096" w:rsidRDefault="00393893" w:rsidP="00976FFC">
            <w:pPr>
              <w:jc w:val="center"/>
              <w:rPr>
                <w:sz w:val="20"/>
                <w:szCs w:val="20"/>
              </w:rPr>
            </w:pPr>
            <w:ins w:id="121" w:author="Bolivard, Guillaume" w:date="2026-01-17T02:05:00Z" w16du:dateUtc="2026-01-17T06:05:00Z">
              <w:r w:rsidRPr="00902096">
                <w:rPr>
                  <w:sz w:val="20"/>
                  <w:szCs w:val="20"/>
                </w:rPr>
                <w:t>4</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22"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6473C7FE" w14:textId="7325C34C" w:rsidR="00393893" w:rsidRPr="00902096" w:rsidRDefault="00393893" w:rsidP="00976FFC">
            <w:pPr>
              <w:jc w:val="center"/>
            </w:pPr>
            <w:ins w:id="123" w:author="Bolivard, Guillaume" w:date="2026-01-17T02:06:00Z" w16du:dateUtc="2026-01-17T06:06:00Z">
              <w:r w:rsidRPr="00FF4E67">
                <w:rPr>
                  <w:b/>
                  <w:bCs/>
                  <w:sz w:val="20"/>
                  <w:szCs w:val="20"/>
                </w:rPr>
                <w:t>Yes</w:t>
              </w:r>
            </w:ins>
            <w:del w:id="124" w:author="Bolivard, Guillaume" w:date="2026-01-17T02:05:00Z" w16du:dateUtc="2026-01-17T06:05:00Z">
              <w:r w:rsidRPr="00902096" w:rsidDel="00896834">
                <w:rPr>
                  <w:sz w:val="20"/>
                  <w:szCs w:val="20"/>
                </w:rPr>
                <w:delText>4</w:delText>
              </w:r>
            </w:del>
          </w:p>
        </w:tc>
      </w:tr>
      <w:tr w:rsidR="00393893" w:rsidRPr="00902096" w14:paraId="11A34983"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125"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5EF5D5FF"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126"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181F7FB7" w14:textId="77777777" w:rsidR="00393893" w:rsidRPr="00902096" w:rsidRDefault="00393893" w:rsidP="00976FFC">
            <w:r w:rsidRPr="00902096">
              <w:rPr>
                <w:sz w:val="20"/>
                <w:szCs w:val="20"/>
              </w:rPr>
              <w:t>Saving</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127"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0B734E6C"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128" w:author="Bolivard, Guillaume" w:date="2026-01-17T02:26:00Z" w16du:dateUtc="2026-01-17T06:26:00Z">
              <w:tcPr>
                <w:tcW w:w="810" w:type="dxa"/>
                <w:shd w:val="clear" w:color="auto" w:fill="D9D9D9" w:themeFill="background1" w:themeFillShade="D9"/>
              </w:tcPr>
            </w:tcPrChange>
          </w:tcPr>
          <w:p w14:paraId="0C55376A" w14:textId="282AC709" w:rsidR="00393893" w:rsidRPr="00902096" w:rsidRDefault="00393893" w:rsidP="00976FFC">
            <w:pPr>
              <w:jc w:val="center"/>
              <w:rPr>
                <w:sz w:val="20"/>
                <w:szCs w:val="20"/>
              </w:rPr>
            </w:pPr>
            <w:ins w:id="129" w:author="Bolivard, Guillaume" w:date="2026-01-17T02:05:00Z" w16du:dateUtc="2026-01-17T06:05:00Z">
              <w:r w:rsidRPr="00902096">
                <w:rPr>
                  <w:sz w:val="20"/>
                  <w:szCs w:val="20"/>
                </w:rPr>
                <w:t>5</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130"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61944EE3" w14:textId="563AA79F" w:rsidR="00393893" w:rsidRPr="00902096" w:rsidRDefault="00393893" w:rsidP="00976FFC">
            <w:pPr>
              <w:jc w:val="center"/>
            </w:pPr>
            <w:ins w:id="131" w:author="Bolivard, Guillaume" w:date="2026-01-17T02:06:00Z" w16du:dateUtc="2026-01-17T06:06:00Z">
              <w:r w:rsidRPr="00FF4E67">
                <w:rPr>
                  <w:b/>
                  <w:bCs/>
                  <w:sz w:val="20"/>
                  <w:szCs w:val="20"/>
                </w:rPr>
                <w:t>Yes</w:t>
              </w:r>
            </w:ins>
            <w:del w:id="132" w:author="Bolivard, Guillaume" w:date="2026-01-17T02:05:00Z" w16du:dateUtc="2026-01-17T06:05:00Z">
              <w:r w:rsidRPr="00902096" w:rsidDel="00896834">
                <w:rPr>
                  <w:sz w:val="20"/>
                  <w:szCs w:val="20"/>
                </w:rPr>
                <w:delText>5</w:delText>
              </w:r>
            </w:del>
          </w:p>
        </w:tc>
      </w:tr>
      <w:tr w:rsidR="00393893" w:rsidRPr="00902096" w14:paraId="6FEC9FBC"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133"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4047E169"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134"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209F432D" w14:textId="77777777" w:rsidR="00393893" w:rsidRPr="00902096" w:rsidRDefault="00393893" w:rsidP="00976FFC">
            <w:r w:rsidRPr="00902096">
              <w:rPr>
                <w:sz w:val="20"/>
                <w:szCs w:val="20"/>
              </w:rPr>
              <w:t>Borrowing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35"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18E0DA82" w14:textId="77777777" w:rsidR="00393893" w:rsidRPr="00902096" w:rsidRDefault="00393893" w:rsidP="00976FFC">
            <w:pPr>
              <w:jc w:val="center"/>
            </w:pPr>
            <w:r w:rsidRPr="00902096">
              <w:rPr>
                <w:sz w:val="20"/>
                <w:szCs w:val="20"/>
              </w:rPr>
              <w:t>1</w:t>
            </w:r>
          </w:p>
        </w:tc>
        <w:tc>
          <w:tcPr>
            <w:tcW w:w="810" w:type="dxa"/>
            <w:shd w:val="clear" w:color="auto" w:fill="FFFFFF"/>
            <w:tcPrChange w:id="136" w:author="Bolivard, Guillaume" w:date="2026-01-17T02:26:00Z" w16du:dateUtc="2026-01-17T06:26:00Z">
              <w:tcPr>
                <w:tcW w:w="810" w:type="dxa"/>
                <w:shd w:val="clear" w:color="auto" w:fill="FFFFFF"/>
              </w:tcPr>
            </w:tcPrChange>
          </w:tcPr>
          <w:p w14:paraId="5649AD4B" w14:textId="0C225A85" w:rsidR="00393893" w:rsidRPr="00902096" w:rsidRDefault="00393893" w:rsidP="00976FFC">
            <w:pPr>
              <w:jc w:val="center"/>
              <w:rPr>
                <w:sz w:val="20"/>
                <w:szCs w:val="20"/>
              </w:rPr>
            </w:pPr>
            <w:ins w:id="137" w:author="Bolivard, Guillaume" w:date="2026-01-17T02:05:00Z" w16du:dateUtc="2026-01-17T06:05:00Z">
              <w:r w:rsidRPr="00902096">
                <w:rPr>
                  <w:sz w:val="20"/>
                  <w:szCs w:val="20"/>
                </w:rPr>
                <w:t>8</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38"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052B79CF" w14:textId="05966570" w:rsidR="00393893" w:rsidRPr="00902096" w:rsidRDefault="00393893" w:rsidP="00976FFC">
            <w:pPr>
              <w:jc w:val="center"/>
            </w:pPr>
            <w:ins w:id="139" w:author="Bolivard, Guillaume" w:date="2026-01-17T02:06:00Z" w16du:dateUtc="2026-01-17T06:06:00Z">
              <w:r w:rsidRPr="00FF4E67">
                <w:rPr>
                  <w:b/>
                  <w:bCs/>
                  <w:sz w:val="20"/>
                  <w:szCs w:val="20"/>
                </w:rPr>
                <w:t>Yes</w:t>
              </w:r>
            </w:ins>
            <w:del w:id="140" w:author="Bolivard, Guillaume" w:date="2026-01-17T02:05:00Z" w16du:dateUtc="2026-01-17T06:05:00Z">
              <w:r w:rsidRPr="00902096" w:rsidDel="00896834">
                <w:rPr>
                  <w:sz w:val="20"/>
                  <w:szCs w:val="20"/>
                </w:rPr>
                <w:delText>8</w:delText>
              </w:r>
            </w:del>
          </w:p>
        </w:tc>
      </w:tr>
      <w:tr w:rsidR="00393893" w:rsidRPr="00902096" w14:paraId="294D2D92"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141"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63B8EF92"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142"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48CBB30B" w14:textId="77777777" w:rsidR="00393893" w:rsidRPr="00902096" w:rsidRDefault="00393893" w:rsidP="00976FFC">
            <w:r w:rsidRPr="00902096">
              <w:rPr>
                <w:sz w:val="20"/>
                <w:szCs w:val="20"/>
              </w:rPr>
              <w:t>Earning</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143"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49A08244"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144" w:author="Bolivard, Guillaume" w:date="2026-01-17T02:26:00Z" w16du:dateUtc="2026-01-17T06:26:00Z">
              <w:tcPr>
                <w:tcW w:w="810" w:type="dxa"/>
                <w:shd w:val="clear" w:color="auto" w:fill="D9D9D9" w:themeFill="background1" w:themeFillShade="D9"/>
              </w:tcPr>
            </w:tcPrChange>
          </w:tcPr>
          <w:p w14:paraId="3E75E609" w14:textId="1CF76747" w:rsidR="00393893" w:rsidRPr="00902096" w:rsidRDefault="00393893" w:rsidP="00976FFC">
            <w:pPr>
              <w:jc w:val="center"/>
              <w:rPr>
                <w:sz w:val="20"/>
                <w:szCs w:val="20"/>
              </w:rPr>
            </w:pPr>
            <w:ins w:id="145" w:author="Bolivard, Guillaume" w:date="2026-01-17T02:05:00Z" w16du:dateUtc="2026-01-17T06:05:00Z">
              <w:r w:rsidRPr="00902096">
                <w:rPr>
                  <w:sz w:val="20"/>
                  <w:szCs w:val="20"/>
                </w:rPr>
                <w:t>9</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146"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2DB2394E" w14:textId="1B44DC87" w:rsidR="00393893" w:rsidRPr="00902096" w:rsidRDefault="00393893" w:rsidP="00976FFC">
            <w:pPr>
              <w:jc w:val="center"/>
            </w:pPr>
            <w:ins w:id="147" w:author="Bolivard, Guillaume" w:date="2026-01-17T02:06:00Z" w16du:dateUtc="2026-01-17T06:06:00Z">
              <w:r w:rsidRPr="00FF4E67">
                <w:rPr>
                  <w:b/>
                  <w:bCs/>
                  <w:sz w:val="20"/>
                  <w:szCs w:val="20"/>
                </w:rPr>
                <w:t>Yes</w:t>
              </w:r>
            </w:ins>
            <w:del w:id="148" w:author="Bolivard, Guillaume" w:date="2026-01-17T02:05:00Z" w16du:dateUtc="2026-01-17T06:05:00Z">
              <w:r w:rsidRPr="00902096" w:rsidDel="00896834">
                <w:rPr>
                  <w:sz w:val="20"/>
                  <w:szCs w:val="20"/>
                </w:rPr>
                <w:delText>9</w:delText>
              </w:r>
            </w:del>
          </w:p>
        </w:tc>
      </w:tr>
      <w:tr w:rsidR="00393893" w:rsidRPr="00902096" w14:paraId="3BFB12A7" w14:textId="77777777" w:rsidTr="00393893">
        <w:tc>
          <w:tcPr>
            <w:tcW w:w="2698" w:type="dxa"/>
            <w:vMerge/>
            <w:tcBorders>
              <w:left w:val="single" w:sz="1" w:space="0" w:color="CCCCCC"/>
              <w:bottom w:val="single" w:sz="1" w:space="0" w:color="CCCCCC"/>
              <w:right w:val="single" w:sz="1" w:space="0" w:color="CCCCCC"/>
            </w:tcBorders>
            <w:tcMar>
              <w:top w:w="50" w:type="dxa"/>
              <w:left w:w="120" w:type="dxa"/>
              <w:bottom w:w="50" w:type="dxa"/>
              <w:right w:w="120" w:type="dxa"/>
            </w:tcMar>
            <w:tcPrChange w:id="149" w:author="Bolivard, Guillaume" w:date="2026-01-17T02:26:00Z" w16du:dateUtc="2026-01-17T06:26:00Z">
              <w:tcPr>
                <w:tcW w:w="2698" w:type="dxa"/>
                <w:vMerge/>
                <w:tcBorders>
                  <w:left w:val="single" w:sz="1" w:space="0" w:color="CCCCCC"/>
                  <w:bottom w:val="single" w:sz="1" w:space="0" w:color="CCCCCC"/>
                  <w:right w:val="single" w:sz="1" w:space="0" w:color="CCCCCC"/>
                </w:tcBorders>
                <w:tcMar>
                  <w:top w:w="50" w:type="dxa"/>
                  <w:left w:w="120" w:type="dxa"/>
                  <w:bottom w:w="50" w:type="dxa"/>
                  <w:right w:w="120" w:type="dxa"/>
                </w:tcMar>
              </w:tcPr>
            </w:tcPrChange>
          </w:tcPr>
          <w:p w14:paraId="10D9F16A"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150"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140F2BE7" w14:textId="77777777" w:rsidR="00393893" w:rsidRPr="00902096" w:rsidRDefault="00393893" w:rsidP="00976FFC">
            <w:r w:rsidRPr="00902096">
              <w:rPr>
                <w:sz w:val="20"/>
                <w:szCs w:val="20"/>
              </w:rPr>
              <w:t>Borrowing/Credit</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51"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2513FFD5" w14:textId="77777777" w:rsidR="00393893" w:rsidRPr="00902096" w:rsidRDefault="00393893" w:rsidP="00976FFC">
            <w:pPr>
              <w:jc w:val="center"/>
            </w:pPr>
            <w:r w:rsidRPr="00902096">
              <w:rPr>
                <w:sz w:val="20"/>
                <w:szCs w:val="20"/>
              </w:rPr>
              <w:t>1</w:t>
            </w:r>
          </w:p>
        </w:tc>
        <w:tc>
          <w:tcPr>
            <w:tcW w:w="810" w:type="dxa"/>
            <w:shd w:val="clear" w:color="auto" w:fill="FFFFFF"/>
            <w:tcPrChange w:id="152" w:author="Bolivard, Guillaume" w:date="2026-01-17T02:26:00Z" w16du:dateUtc="2026-01-17T06:26:00Z">
              <w:tcPr>
                <w:tcW w:w="810" w:type="dxa"/>
                <w:shd w:val="clear" w:color="auto" w:fill="FFFFFF"/>
              </w:tcPr>
            </w:tcPrChange>
          </w:tcPr>
          <w:p w14:paraId="382897FE" w14:textId="5A41C2CB" w:rsidR="00393893" w:rsidRPr="00902096" w:rsidRDefault="00393893" w:rsidP="00976FFC">
            <w:pPr>
              <w:jc w:val="center"/>
              <w:rPr>
                <w:sz w:val="20"/>
                <w:szCs w:val="20"/>
              </w:rPr>
            </w:pPr>
            <w:ins w:id="153" w:author="Bolivard, Guillaume" w:date="2026-01-17T02:05:00Z" w16du:dateUtc="2026-01-17T06:05:00Z">
              <w:r w:rsidRPr="00902096">
                <w:rPr>
                  <w:sz w:val="20"/>
                  <w:szCs w:val="20"/>
                </w:rPr>
                <w:t>10</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54"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0B4A49BA" w14:textId="3F99D2F3" w:rsidR="00393893" w:rsidRPr="00902096" w:rsidRDefault="00393893" w:rsidP="00976FFC">
            <w:pPr>
              <w:jc w:val="center"/>
            </w:pPr>
            <w:ins w:id="155" w:author="Bolivard, Guillaume" w:date="2026-01-17T02:06:00Z" w16du:dateUtc="2026-01-17T06:06:00Z">
              <w:r w:rsidRPr="00FF4E67">
                <w:rPr>
                  <w:b/>
                  <w:bCs/>
                  <w:sz w:val="20"/>
                  <w:szCs w:val="20"/>
                </w:rPr>
                <w:t>Yes</w:t>
              </w:r>
            </w:ins>
            <w:del w:id="156" w:author="Bolivard, Guillaume" w:date="2026-01-17T02:05:00Z" w16du:dateUtc="2026-01-17T06:05:00Z">
              <w:r w:rsidRPr="00902096" w:rsidDel="00896834">
                <w:rPr>
                  <w:sz w:val="20"/>
                  <w:szCs w:val="20"/>
                </w:rPr>
                <w:delText>10</w:delText>
              </w:r>
            </w:del>
          </w:p>
        </w:tc>
      </w:tr>
      <w:tr w:rsidR="00393893" w:rsidRPr="00902096" w14:paraId="51DF36D9" w14:textId="77777777" w:rsidTr="00393893">
        <w:tc>
          <w:tcPr>
            <w:tcW w:w="2698" w:type="dxa"/>
            <w:vMerge w:val="restart"/>
            <w:tcBorders>
              <w:top w:val="single" w:sz="1" w:space="0" w:color="CCCCCC"/>
              <w:left w:val="single" w:sz="1" w:space="0" w:color="CCCCCC"/>
              <w:right w:val="single" w:sz="1" w:space="0" w:color="CCCCCC"/>
            </w:tcBorders>
            <w:tcMar>
              <w:top w:w="50" w:type="dxa"/>
              <w:left w:w="120" w:type="dxa"/>
              <w:bottom w:w="50" w:type="dxa"/>
              <w:right w:w="120" w:type="dxa"/>
            </w:tcMar>
            <w:vAlign w:val="center"/>
            <w:tcPrChange w:id="157" w:author="Bolivard, Guillaume" w:date="2026-01-17T02:26:00Z" w16du:dateUtc="2026-01-17T06:26:00Z">
              <w:tcPr>
                <w:tcW w:w="2698" w:type="dxa"/>
                <w:vMerge w:val="restart"/>
                <w:tcBorders>
                  <w:top w:val="single" w:sz="1" w:space="0" w:color="CCCCCC"/>
                  <w:left w:val="single" w:sz="1" w:space="0" w:color="CCCCCC"/>
                  <w:right w:val="single" w:sz="1" w:space="0" w:color="CCCCCC"/>
                </w:tcBorders>
                <w:tcMar>
                  <w:top w:w="50" w:type="dxa"/>
                  <w:left w:w="120" w:type="dxa"/>
                  <w:bottom w:w="50" w:type="dxa"/>
                  <w:right w:w="120" w:type="dxa"/>
                </w:tcMar>
                <w:vAlign w:val="center"/>
              </w:tcPr>
            </w:tcPrChange>
          </w:tcPr>
          <w:p w14:paraId="2A075F58" w14:textId="77777777" w:rsidR="00393893" w:rsidRPr="00902096" w:rsidRDefault="00393893" w:rsidP="00976FFC">
            <w:pPr>
              <w:jc w:val="center"/>
            </w:pPr>
            <w:r w:rsidRPr="00902096">
              <w:rPr>
                <w:b/>
                <w:bCs/>
                <w:sz w:val="20"/>
                <w:szCs w:val="20"/>
              </w:rPr>
              <w:t>Behavioral and Risk Management Knowledge (18 items)</w:t>
            </w:r>
          </w:p>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158"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77E1822A" w14:textId="77777777" w:rsidR="00393893" w:rsidRPr="00902096" w:rsidRDefault="00393893" w:rsidP="00976FFC">
            <w:r w:rsidRPr="00902096">
              <w:rPr>
                <w:sz w:val="20"/>
                <w:szCs w:val="20"/>
              </w:rPr>
              <w:t>Risk Diversification</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159"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214B853D" w14:textId="77777777" w:rsidR="00393893" w:rsidRPr="00902096" w:rsidRDefault="00393893" w:rsidP="00976FFC">
            <w:pPr>
              <w:jc w:val="center"/>
            </w:pPr>
            <w:r w:rsidRPr="00902096">
              <w:rPr>
                <w:sz w:val="20"/>
                <w:szCs w:val="20"/>
              </w:rPr>
              <w:t>2</w:t>
            </w:r>
          </w:p>
        </w:tc>
        <w:tc>
          <w:tcPr>
            <w:tcW w:w="810" w:type="dxa"/>
            <w:shd w:val="clear" w:color="auto" w:fill="D9D9D9" w:themeFill="background1" w:themeFillShade="D9"/>
            <w:tcPrChange w:id="160" w:author="Bolivard, Guillaume" w:date="2026-01-17T02:26:00Z" w16du:dateUtc="2026-01-17T06:26:00Z">
              <w:tcPr>
                <w:tcW w:w="810" w:type="dxa"/>
                <w:shd w:val="clear" w:color="auto" w:fill="D9D9D9" w:themeFill="background1" w:themeFillShade="D9"/>
              </w:tcPr>
            </w:tcPrChange>
          </w:tcPr>
          <w:p w14:paraId="44E4CCDA" w14:textId="27DAC1D6" w:rsidR="00393893" w:rsidRPr="00902096" w:rsidRDefault="00393893" w:rsidP="00976FFC">
            <w:pPr>
              <w:jc w:val="center"/>
              <w:rPr>
                <w:sz w:val="20"/>
                <w:szCs w:val="20"/>
              </w:rPr>
            </w:pPr>
            <w:ins w:id="161" w:author="Bolivard, Guillaume" w:date="2026-01-17T02:05:00Z" w16du:dateUtc="2026-01-17T06:05:00Z">
              <w:r w:rsidRPr="00902096">
                <w:rPr>
                  <w:sz w:val="20"/>
                  <w:szCs w:val="20"/>
                </w:rPr>
                <w:t>11, 14</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162"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694331ED" w14:textId="7B0F98DC" w:rsidR="00393893" w:rsidRPr="00902096" w:rsidRDefault="00393893" w:rsidP="00976FFC">
            <w:pPr>
              <w:jc w:val="center"/>
            </w:pPr>
            <w:ins w:id="163" w:author="Bolivard, Guillaume" w:date="2026-01-17T02:06:00Z" w16du:dateUtc="2026-01-17T06:06:00Z">
              <w:r w:rsidRPr="00FF4E67">
                <w:rPr>
                  <w:b/>
                  <w:bCs/>
                  <w:sz w:val="20"/>
                  <w:szCs w:val="20"/>
                </w:rPr>
                <w:t>Yes</w:t>
              </w:r>
            </w:ins>
            <w:del w:id="164" w:author="Bolivard, Guillaume" w:date="2026-01-17T02:05:00Z" w16du:dateUtc="2026-01-17T06:05:00Z">
              <w:r w:rsidRPr="00902096" w:rsidDel="00896834">
                <w:rPr>
                  <w:sz w:val="20"/>
                  <w:szCs w:val="20"/>
                </w:rPr>
                <w:delText>11, 14</w:delText>
              </w:r>
            </w:del>
          </w:p>
        </w:tc>
      </w:tr>
      <w:tr w:rsidR="00393893" w:rsidRPr="00902096" w14:paraId="23228351"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165"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7B48164B"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166"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178C37EE" w14:textId="77777777" w:rsidR="00393893" w:rsidRPr="00902096" w:rsidRDefault="00393893" w:rsidP="00976FFC">
            <w:r w:rsidRPr="00902096">
              <w:rPr>
                <w:sz w:val="20"/>
                <w:szCs w:val="20"/>
              </w:rPr>
              <w:t>Insurance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67"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794A6286" w14:textId="77777777" w:rsidR="00393893" w:rsidRPr="00902096" w:rsidRDefault="00393893" w:rsidP="00976FFC">
            <w:pPr>
              <w:jc w:val="center"/>
            </w:pPr>
            <w:r w:rsidRPr="00902096">
              <w:rPr>
                <w:sz w:val="20"/>
                <w:szCs w:val="20"/>
              </w:rPr>
              <w:t>2</w:t>
            </w:r>
          </w:p>
        </w:tc>
        <w:tc>
          <w:tcPr>
            <w:tcW w:w="810" w:type="dxa"/>
            <w:shd w:val="clear" w:color="auto" w:fill="FFFFFF"/>
            <w:tcPrChange w:id="168" w:author="Bolivard, Guillaume" w:date="2026-01-17T02:26:00Z" w16du:dateUtc="2026-01-17T06:26:00Z">
              <w:tcPr>
                <w:tcW w:w="810" w:type="dxa"/>
                <w:shd w:val="clear" w:color="auto" w:fill="FFFFFF"/>
              </w:tcPr>
            </w:tcPrChange>
          </w:tcPr>
          <w:p w14:paraId="72F483AC" w14:textId="0E4AEB4A" w:rsidR="00393893" w:rsidRPr="00902096" w:rsidRDefault="00393893" w:rsidP="00976FFC">
            <w:pPr>
              <w:jc w:val="center"/>
              <w:rPr>
                <w:sz w:val="20"/>
                <w:szCs w:val="20"/>
              </w:rPr>
            </w:pPr>
            <w:ins w:id="169" w:author="Bolivard, Guillaume" w:date="2026-01-17T02:05:00Z" w16du:dateUtc="2026-01-17T06:05:00Z">
              <w:r w:rsidRPr="00902096">
                <w:rPr>
                  <w:sz w:val="20"/>
                  <w:szCs w:val="20"/>
                </w:rPr>
                <w:t>12, 13</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70"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35B2B04E" w14:textId="55C0A7C1" w:rsidR="00393893" w:rsidRPr="00902096" w:rsidRDefault="00393893" w:rsidP="00976FFC">
            <w:pPr>
              <w:jc w:val="center"/>
            </w:pPr>
            <w:ins w:id="171" w:author="Bolivard, Guillaume" w:date="2026-01-17T02:06:00Z" w16du:dateUtc="2026-01-17T06:06:00Z">
              <w:r w:rsidRPr="00FF4E67">
                <w:rPr>
                  <w:b/>
                  <w:bCs/>
                  <w:sz w:val="20"/>
                  <w:szCs w:val="20"/>
                </w:rPr>
                <w:t>Yes</w:t>
              </w:r>
            </w:ins>
            <w:del w:id="172" w:author="Bolivard, Guillaume" w:date="2026-01-17T02:05:00Z" w16du:dateUtc="2026-01-17T06:05:00Z">
              <w:r w:rsidRPr="00902096" w:rsidDel="00896834">
                <w:rPr>
                  <w:sz w:val="20"/>
                  <w:szCs w:val="20"/>
                </w:rPr>
                <w:delText>12, 13</w:delText>
              </w:r>
            </w:del>
          </w:p>
        </w:tc>
      </w:tr>
      <w:tr w:rsidR="00393893" w:rsidRPr="00902096" w14:paraId="1C9B4904"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173"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7E14923D"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174"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763B29DD" w14:textId="77777777" w:rsidR="00393893" w:rsidRPr="00902096" w:rsidRDefault="00393893" w:rsidP="00976FFC">
            <w:r w:rsidRPr="00902096">
              <w:rPr>
                <w:sz w:val="20"/>
                <w:szCs w:val="20"/>
              </w:rPr>
              <w:t>Allocation Preference</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175"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56C1FF4A"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176" w:author="Bolivard, Guillaume" w:date="2026-01-17T02:26:00Z" w16du:dateUtc="2026-01-17T06:26:00Z">
              <w:tcPr>
                <w:tcW w:w="810" w:type="dxa"/>
                <w:shd w:val="clear" w:color="auto" w:fill="D9D9D9" w:themeFill="background1" w:themeFillShade="D9"/>
              </w:tcPr>
            </w:tcPrChange>
          </w:tcPr>
          <w:p w14:paraId="3A1FBF78" w14:textId="6B31205D" w:rsidR="00393893" w:rsidRPr="00902096" w:rsidRDefault="00393893" w:rsidP="00976FFC">
            <w:pPr>
              <w:jc w:val="center"/>
              <w:rPr>
                <w:sz w:val="20"/>
                <w:szCs w:val="20"/>
              </w:rPr>
            </w:pPr>
            <w:ins w:id="177" w:author="Bolivard, Guillaume" w:date="2026-01-17T02:05:00Z" w16du:dateUtc="2026-01-17T06:05:00Z">
              <w:r w:rsidRPr="00902096">
                <w:rPr>
                  <w:sz w:val="20"/>
                  <w:szCs w:val="20"/>
                </w:rPr>
                <w:t>15</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178"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6B6BAB66" w14:textId="55A5ACC0" w:rsidR="00393893" w:rsidRPr="00902096" w:rsidRDefault="00393893" w:rsidP="00976FFC">
            <w:pPr>
              <w:jc w:val="center"/>
            </w:pPr>
            <w:ins w:id="179" w:author="Bolivard, Guillaume" w:date="2026-01-17T02:07:00Z" w16du:dateUtc="2026-01-17T06:07:00Z">
              <w:r>
                <w:rPr>
                  <w:b/>
                  <w:bCs/>
                  <w:sz w:val="20"/>
                  <w:szCs w:val="20"/>
                </w:rPr>
                <w:t>No</w:t>
              </w:r>
            </w:ins>
            <w:del w:id="180" w:author="Bolivard, Guillaume" w:date="2026-01-17T02:05:00Z" w16du:dateUtc="2026-01-17T06:05:00Z">
              <w:r w:rsidRPr="00902096" w:rsidDel="00896834">
                <w:rPr>
                  <w:sz w:val="20"/>
                  <w:szCs w:val="20"/>
                </w:rPr>
                <w:delText>15</w:delText>
              </w:r>
            </w:del>
          </w:p>
        </w:tc>
      </w:tr>
      <w:tr w:rsidR="00393893" w:rsidRPr="00902096" w14:paraId="2A17D611"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181"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0C4CD395"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182"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7A5DA649" w14:textId="77777777" w:rsidR="00393893" w:rsidRPr="00902096" w:rsidRDefault="00393893" w:rsidP="00976FFC">
            <w:r w:rsidRPr="00902096">
              <w:rPr>
                <w:sz w:val="20"/>
                <w:szCs w:val="20"/>
              </w:rPr>
              <w:t>Loss Aversion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83"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75C13055" w14:textId="77777777" w:rsidR="00393893" w:rsidRPr="00902096" w:rsidRDefault="00393893" w:rsidP="00976FFC">
            <w:pPr>
              <w:jc w:val="center"/>
            </w:pPr>
            <w:r w:rsidRPr="00902096">
              <w:rPr>
                <w:sz w:val="20"/>
                <w:szCs w:val="20"/>
              </w:rPr>
              <w:t>1</w:t>
            </w:r>
          </w:p>
        </w:tc>
        <w:tc>
          <w:tcPr>
            <w:tcW w:w="810" w:type="dxa"/>
            <w:shd w:val="clear" w:color="auto" w:fill="FFFFFF"/>
            <w:tcPrChange w:id="184" w:author="Bolivard, Guillaume" w:date="2026-01-17T02:26:00Z" w16du:dateUtc="2026-01-17T06:26:00Z">
              <w:tcPr>
                <w:tcW w:w="810" w:type="dxa"/>
                <w:shd w:val="clear" w:color="auto" w:fill="FFFFFF"/>
              </w:tcPr>
            </w:tcPrChange>
          </w:tcPr>
          <w:p w14:paraId="1A974640" w14:textId="56B38F9D" w:rsidR="00393893" w:rsidRPr="00902096" w:rsidRDefault="00393893" w:rsidP="00976FFC">
            <w:pPr>
              <w:jc w:val="center"/>
              <w:rPr>
                <w:sz w:val="20"/>
                <w:szCs w:val="20"/>
              </w:rPr>
            </w:pPr>
            <w:ins w:id="185" w:author="Bolivard, Guillaume" w:date="2026-01-17T02:05:00Z" w16du:dateUtc="2026-01-17T06:05:00Z">
              <w:r w:rsidRPr="00902096">
                <w:rPr>
                  <w:sz w:val="20"/>
                  <w:szCs w:val="20"/>
                </w:rPr>
                <w:t>16</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86"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0F6829CA" w14:textId="0C0B8917" w:rsidR="00393893" w:rsidRPr="00902096" w:rsidRDefault="00393893" w:rsidP="00976FFC">
            <w:pPr>
              <w:jc w:val="center"/>
            </w:pPr>
            <w:ins w:id="187" w:author="Bolivard, Guillaume" w:date="2026-01-17T02:07:00Z" w16du:dateUtc="2026-01-17T06:07:00Z">
              <w:r w:rsidRPr="00904397">
                <w:rPr>
                  <w:b/>
                  <w:bCs/>
                  <w:sz w:val="20"/>
                  <w:szCs w:val="20"/>
                </w:rPr>
                <w:t>No</w:t>
              </w:r>
            </w:ins>
            <w:del w:id="188" w:author="Bolivard, Guillaume" w:date="2026-01-17T02:05:00Z" w16du:dateUtc="2026-01-17T06:05:00Z">
              <w:r w:rsidRPr="00902096" w:rsidDel="00896834">
                <w:rPr>
                  <w:sz w:val="20"/>
                  <w:szCs w:val="20"/>
                </w:rPr>
                <w:delText>16</w:delText>
              </w:r>
            </w:del>
          </w:p>
        </w:tc>
      </w:tr>
      <w:tr w:rsidR="00393893" w:rsidRPr="00902096" w14:paraId="08A5254D"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189"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6F7C200B"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190"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07E625FC" w14:textId="77777777" w:rsidR="00393893" w:rsidRPr="00902096" w:rsidRDefault="00393893" w:rsidP="00976FFC">
            <w:r w:rsidRPr="00902096">
              <w:rPr>
                <w:sz w:val="20"/>
                <w:szCs w:val="20"/>
              </w:rPr>
              <w:t>Risk Perception</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191"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234BDBE3"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192" w:author="Bolivard, Guillaume" w:date="2026-01-17T02:26:00Z" w16du:dateUtc="2026-01-17T06:26:00Z">
              <w:tcPr>
                <w:tcW w:w="810" w:type="dxa"/>
                <w:shd w:val="clear" w:color="auto" w:fill="D9D9D9" w:themeFill="background1" w:themeFillShade="D9"/>
              </w:tcPr>
            </w:tcPrChange>
          </w:tcPr>
          <w:p w14:paraId="0F46547B" w14:textId="41994F3B" w:rsidR="00393893" w:rsidRPr="00902096" w:rsidRDefault="00393893" w:rsidP="00976FFC">
            <w:pPr>
              <w:jc w:val="center"/>
              <w:rPr>
                <w:sz w:val="20"/>
                <w:szCs w:val="20"/>
              </w:rPr>
            </w:pPr>
            <w:ins w:id="193" w:author="Bolivard, Guillaume" w:date="2026-01-17T02:05:00Z" w16du:dateUtc="2026-01-17T06:05:00Z">
              <w:r w:rsidRPr="00902096">
                <w:rPr>
                  <w:sz w:val="20"/>
                  <w:szCs w:val="20"/>
                </w:rPr>
                <w:t>17</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194"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303F54CE" w14:textId="03ECF3E0" w:rsidR="00393893" w:rsidRPr="00902096" w:rsidRDefault="00393893" w:rsidP="00976FFC">
            <w:pPr>
              <w:jc w:val="center"/>
            </w:pPr>
            <w:ins w:id="195" w:author="Bolivard, Guillaume" w:date="2026-01-17T02:07:00Z" w16du:dateUtc="2026-01-17T06:07:00Z">
              <w:r w:rsidRPr="00904397">
                <w:rPr>
                  <w:b/>
                  <w:bCs/>
                  <w:sz w:val="20"/>
                  <w:szCs w:val="20"/>
                </w:rPr>
                <w:t>No</w:t>
              </w:r>
            </w:ins>
            <w:del w:id="196" w:author="Bolivard, Guillaume" w:date="2026-01-17T02:05:00Z" w16du:dateUtc="2026-01-17T06:05:00Z">
              <w:r w:rsidRPr="00902096" w:rsidDel="00896834">
                <w:rPr>
                  <w:sz w:val="20"/>
                  <w:szCs w:val="20"/>
                </w:rPr>
                <w:delText>17</w:delText>
              </w:r>
            </w:del>
          </w:p>
        </w:tc>
      </w:tr>
      <w:tr w:rsidR="00393893" w:rsidRPr="00902096" w14:paraId="24D8A25B"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197"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4294B2DF"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198"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5D9EDBD1" w14:textId="77777777" w:rsidR="00393893" w:rsidRPr="00902096" w:rsidRDefault="00393893" w:rsidP="00976FFC">
            <w:r w:rsidRPr="00902096">
              <w:rPr>
                <w:sz w:val="20"/>
                <w:szCs w:val="20"/>
              </w:rPr>
              <w:t>Social Influence and Herding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199"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3263D3B8" w14:textId="77777777" w:rsidR="00393893" w:rsidRPr="00902096" w:rsidRDefault="00393893" w:rsidP="00976FFC">
            <w:pPr>
              <w:jc w:val="center"/>
            </w:pPr>
            <w:r w:rsidRPr="00902096">
              <w:rPr>
                <w:sz w:val="20"/>
                <w:szCs w:val="20"/>
              </w:rPr>
              <w:t>1</w:t>
            </w:r>
          </w:p>
        </w:tc>
        <w:tc>
          <w:tcPr>
            <w:tcW w:w="810" w:type="dxa"/>
            <w:shd w:val="clear" w:color="auto" w:fill="FFFFFF"/>
            <w:tcPrChange w:id="200" w:author="Bolivard, Guillaume" w:date="2026-01-17T02:26:00Z" w16du:dateUtc="2026-01-17T06:26:00Z">
              <w:tcPr>
                <w:tcW w:w="810" w:type="dxa"/>
                <w:shd w:val="clear" w:color="auto" w:fill="FFFFFF"/>
              </w:tcPr>
            </w:tcPrChange>
          </w:tcPr>
          <w:p w14:paraId="2B95F9F7" w14:textId="31815211" w:rsidR="00393893" w:rsidRPr="00902096" w:rsidRDefault="00393893" w:rsidP="00976FFC">
            <w:pPr>
              <w:jc w:val="center"/>
              <w:rPr>
                <w:sz w:val="20"/>
                <w:szCs w:val="20"/>
              </w:rPr>
            </w:pPr>
            <w:ins w:id="201" w:author="Bolivard, Guillaume" w:date="2026-01-17T02:05:00Z" w16du:dateUtc="2026-01-17T06:05:00Z">
              <w:r w:rsidRPr="00902096">
                <w:rPr>
                  <w:sz w:val="20"/>
                  <w:szCs w:val="20"/>
                </w:rPr>
                <w:t>18</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02"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3ABDF7CF" w14:textId="2C26C91E" w:rsidR="00393893" w:rsidRPr="00902096" w:rsidRDefault="00393893" w:rsidP="00976FFC">
            <w:pPr>
              <w:jc w:val="center"/>
            </w:pPr>
            <w:ins w:id="203" w:author="Bolivard, Guillaume" w:date="2026-01-17T02:07:00Z" w16du:dateUtc="2026-01-17T06:07:00Z">
              <w:r w:rsidRPr="00904397">
                <w:rPr>
                  <w:b/>
                  <w:bCs/>
                  <w:sz w:val="20"/>
                  <w:szCs w:val="20"/>
                </w:rPr>
                <w:t>No</w:t>
              </w:r>
            </w:ins>
            <w:del w:id="204" w:author="Bolivard, Guillaume" w:date="2026-01-17T02:05:00Z" w16du:dateUtc="2026-01-17T06:05:00Z">
              <w:r w:rsidRPr="00902096" w:rsidDel="00896834">
                <w:rPr>
                  <w:sz w:val="20"/>
                  <w:szCs w:val="20"/>
                </w:rPr>
                <w:delText>18</w:delText>
              </w:r>
            </w:del>
          </w:p>
        </w:tc>
      </w:tr>
      <w:tr w:rsidR="00393893" w:rsidRPr="00902096" w14:paraId="2C24EAE1"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205"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25D954F4"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206"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1D9CCA97" w14:textId="77777777" w:rsidR="00393893" w:rsidRPr="00902096" w:rsidRDefault="00393893" w:rsidP="00976FFC">
            <w:r w:rsidRPr="00902096">
              <w:rPr>
                <w:sz w:val="20"/>
                <w:szCs w:val="20"/>
              </w:rPr>
              <w:t>Retirement Risk Planning</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207"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2314D44E"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208" w:author="Bolivard, Guillaume" w:date="2026-01-17T02:26:00Z" w16du:dateUtc="2026-01-17T06:26:00Z">
              <w:tcPr>
                <w:tcW w:w="810" w:type="dxa"/>
                <w:shd w:val="clear" w:color="auto" w:fill="D9D9D9" w:themeFill="background1" w:themeFillShade="D9"/>
              </w:tcPr>
            </w:tcPrChange>
          </w:tcPr>
          <w:p w14:paraId="16EC3308" w14:textId="49362287" w:rsidR="00393893" w:rsidRPr="00902096" w:rsidRDefault="00393893" w:rsidP="00976FFC">
            <w:pPr>
              <w:jc w:val="center"/>
              <w:rPr>
                <w:sz w:val="20"/>
                <w:szCs w:val="20"/>
              </w:rPr>
            </w:pPr>
            <w:ins w:id="209" w:author="Bolivard, Guillaume" w:date="2026-01-17T02:05:00Z" w16du:dateUtc="2026-01-17T06:05:00Z">
              <w:r w:rsidRPr="00902096">
                <w:rPr>
                  <w:sz w:val="20"/>
                  <w:szCs w:val="20"/>
                </w:rPr>
                <w:t>19</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210"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712178D1" w14:textId="43FDB442" w:rsidR="00393893" w:rsidRPr="00902096" w:rsidRDefault="00393893" w:rsidP="00976FFC">
            <w:pPr>
              <w:jc w:val="center"/>
            </w:pPr>
            <w:ins w:id="211" w:author="Bolivard, Guillaume" w:date="2026-01-17T02:07:00Z" w16du:dateUtc="2026-01-17T06:07:00Z">
              <w:r w:rsidRPr="00904397">
                <w:rPr>
                  <w:b/>
                  <w:bCs/>
                  <w:sz w:val="20"/>
                  <w:szCs w:val="20"/>
                </w:rPr>
                <w:t>No</w:t>
              </w:r>
            </w:ins>
            <w:del w:id="212" w:author="Bolivard, Guillaume" w:date="2026-01-17T02:05:00Z" w16du:dateUtc="2026-01-17T06:05:00Z">
              <w:r w:rsidRPr="00902096" w:rsidDel="00896834">
                <w:rPr>
                  <w:sz w:val="20"/>
                  <w:szCs w:val="20"/>
                </w:rPr>
                <w:delText>19</w:delText>
              </w:r>
            </w:del>
          </w:p>
        </w:tc>
      </w:tr>
      <w:tr w:rsidR="00393893" w:rsidRPr="00902096" w14:paraId="358665FD"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213"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1F538472"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214"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620CC08F" w14:textId="77777777" w:rsidR="00393893" w:rsidRPr="00902096" w:rsidRDefault="00393893" w:rsidP="00976FFC">
            <w:r w:rsidRPr="00902096">
              <w:rPr>
                <w:sz w:val="20"/>
                <w:szCs w:val="20"/>
              </w:rPr>
              <w:t>Emotional Response to Loss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15"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1E44222A" w14:textId="77777777" w:rsidR="00393893" w:rsidRPr="00902096" w:rsidRDefault="00393893" w:rsidP="00976FFC">
            <w:pPr>
              <w:jc w:val="center"/>
            </w:pPr>
            <w:r w:rsidRPr="00902096">
              <w:rPr>
                <w:sz w:val="20"/>
                <w:szCs w:val="20"/>
              </w:rPr>
              <w:t>1</w:t>
            </w:r>
          </w:p>
        </w:tc>
        <w:tc>
          <w:tcPr>
            <w:tcW w:w="810" w:type="dxa"/>
            <w:shd w:val="clear" w:color="auto" w:fill="FFFFFF"/>
            <w:tcPrChange w:id="216" w:author="Bolivard, Guillaume" w:date="2026-01-17T02:26:00Z" w16du:dateUtc="2026-01-17T06:26:00Z">
              <w:tcPr>
                <w:tcW w:w="810" w:type="dxa"/>
                <w:shd w:val="clear" w:color="auto" w:fill="FFFFFF"/>
              </w:tcPr>
            </w:tcPrChange>
          </w:tcPr>
          <w:p w14:paraId="6E02534A" w14:textId="3CD77267" w:rsidR="00393893" w:rsidRPr="00902096" w:rsidRDefault="00393893" w:rsidP="00976FFC">
            <w:pPr>
              <w:jc w:val="center"/>
              <w:rPr>
                <w:sz w:val="20"/>
                <w:szCs w:val="20"/>
              </w:rPr>
            </w:pPr>
            <w:ins w:id="217" w:author="Bolivard, Guillaume" w:date="2026-01-17T02:05:00Z" w16du:dateUtc="2026-01-17T06:05:00Z">
              <w:r w:rsidRPr="00902096">
                <w:rPr>
                  <w:sz w:val="20"/>
                  <w:szCs w:val="20"/>
                </w:rPr>
                <w:t>20</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18"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36DF7488" w14:textId="506D6B42" w:rsidR="00393893" w:rsidRPr="00902096" w:rsidRDefault="00393893" w:rsidP="00976FFC">
            <w:pPr>
              <w:jc w:val="center"/>
            </w:pPr>
            <w:ins w:id="219" w:author="Bolivard, Guillaume" w:date="2026-01-17T02:07:00Z" w16du:dateUtc="2026-01-17T06:07:00Z">
              <w:r w:rsidRPr="00904397">
                <w:rPr>
                  <w:b/>
                  <w:bCs/>
                  <w:sz w:val="20"/>
                  <w:szCs w:val="20"/>
                </w:rPr>
                <w:t>No</w:t>
              </w:r>
            </w:ins>
            <w:del w:id="220" w:author="Bolivard, Guillaume" w:date="2026-01-17T02:05:00Z" w16du:dateUtc="2026-01-17T06:05:00Z">
              <w:r w:rsidRPr="00902096" w:rsidDel="00896834">
                <w:rPr>
                  <w:sz w:val="20"/>
                  <w:szCs w:val="20"/>
                </w:rPr>
                <w:delText>20</w:delText>
              </w:r>
            </w:del>
          </w:p>
        </w:tc>
      </w:tr>
      <w:tr w:rsidR="00393893" w:rsidRPr="00902096" w14:paraId="4A8C4416"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221"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000379EC"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222"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20691280" w14:textId="77777777" w:rsidR="00393893" w:rsidRPr="00902096" w:rsidRDefault="00393893" w:rsidP="00976FFC">
            <w:r w:rsidRPr="00902096">
              <w:rPr>
                <w:sz w:val="20"/>
                <w:szCs w:val="20"/>
              </w:rPr>
              <w:t>Decision Process</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223"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79F78214"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224" w:author="Bolivard, Guillaume" w:date="2026-01-17T02:26:00Z" w16du:dateUtc="2026-01-17T06:26:00Z">
              <w:tcPr>
                <w:tcW w:w="810" w:type="dxa"/>
                <w:shd w:val="clear" w:color="auto" w:fill="D9D9D9" w:themeFill="background1" w:themeFillShade="D9"/>
              </w:tcPr>
            </w:tcPrChange>
          </w:tcPr>
          <w:p w14:paraId="05A8D98B" w14:textId="304CBFB2" w:rsidR="00393893" w:rsidRPr="00902096" w:rsidRDefault="00393893" w:rsidP="00976FFC">
            <w:pPr>
              <w:jc w:val="center"/>
              <w:rPr>
                <w:sz w:val="20"/>
                <w:szCs w:val="20"/>
              </w:rPr>
            </w:pPr>
            <w:ins w:id="225" w:author="Bolivard, Guillaume" w:date="2026-01-17T02:05:00Z" w16du:dateUtc="2026-01-17T06:05:00Z">
              <w:r w:rsidRPr="00902096">
                <w:rPr>
                  <w:sz w:val="20"/>
                  <w:szCs w:val="20"/>
                </w:rPr>
                <w:t>21</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226"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27462F2B" w14:textId="16EBBE03" w:rsidR="00393893" w:rsidRPr="00902096" w:rsidRDefault="00393893" w:rsidP="00976FFC">
            <w:pPr>
              <w:jc w:val="center"/>
            </w:pPr>
            <w:ins w:id="227" w:author="Bolivard, Guillaume" w:date="2026-01-17T02:07:00Z" w16du:dateUtc="2026-01-17T06:07:00Z">
              <w:r w:rsidRPr="00904397">
                <w:rPr>
                  <w:b/>
                  <w:bCs/>
                  <w:sz w:val="20"/>
                  <w:szCs w:val="20"/>
                </w:rPr>
                <w:t>No</w:t>
              </w:r>
            </w:ins>
            <w:del w:id="228" w:author="Bolivard, Guillaume" w:date="2026-01-17T02:05:00Z" w16du:dateUtc="2026-01-17T06:05:00Z">
              <w:r w:rsidRPr="00902096" w:rsidDel="00896834">
                <w:rPr>
                  <w:sz w:val="20"/>
                  <w:szCs w:val="20"/>
                </w:rPr>
                <w:delText>21</w:delText>
              </w:r>
            </w:del>
          </w:p>
        </w:tc>
      </w:tr>
      <w:tr w:rsidR="00393893" w:rsidRPr="00902096" w14:paraId="17B8897B"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229"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021CD411"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230"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27003C03" w14:textId="77777777" w:rsidR="00393893" w:rsidRPr="00902096" w:rsidRDefault="00393893" w:rsidP="00976FFC">
            <w:r w:rsidRPr="00902096">
              <w:rPr>
                <w:sz w:val="20"/>
                <w:szCs w:val="20"/>
              </w:rPr>
              <w:t>Risk Confidence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31"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4F0AFC88" w14:textId="77777777" w:rsidR="00393893" w:rsidRPr="00902096" w:rsidRDefault="00393893" w:rsidP="00976FFC">
            <w:pPr>
              <w:jc w:val="center"/>
            </w:pPr>
            <w:r w:rsidRPr="00902096">
              <w:rPr>
                <w:sz w:val="20"/>
                <w:szCs w:val="20"/>
              </w:rPr>
              <w:t>1</w:t>
            </w:r>
          </w:p>
        </w:tc>
        <w:tc>
          <w:tcPr>
            <w:tcW w:w="810" w:type="dxa"/>
            <w:shd w:val="clear" w:color="auto" w:fill="FFFFFF"/>
            <w:tcPrChange w:id="232" w:author="Bolivard, Guillaume" w:date="2026-01-17T02:26:00Z" w16du:dateUtc="2026-01-17T06:26:00Z">
              <w:tcPr>
                <w:tcW w:w="810" w:type="dxa"/>
                <w:shd w:val="clear" w:color="auto" w:fill="FFFFFF"/>
              </w:tcPr>
            </w:tcPrChange>
          </w:tcPr>
          <w:p w14:paraId="705FB791" w14:textId="0B62E72F" w:rsidR="00393893" w:rsidRPr="00902096" w:rsidRDefault="00393893" w:rsidP="00976FFC">
            <w:pPr>
              <w:jc w:val="center"/>
              <w:rPr>
                <w:sz w:val="20"/>
                <w:szCs w:val="20"/>
              </w:rPr>
            </w:pPr>
            <w:ins w:id="233" w:author="Bolivard, Guillaume" w:date="2026-01-17T02:05:00Z" w16du:dateUtc="2026-01-17T06:05:00Z">
              <w:r w:rsidRPr="00902096">
                <w:rPr>
                  <w:sz w:val="20"/>
                  <w:szCs w:val="20"/>
                </w:rPr>
                <w:t>22</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34"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7386DC26" w14:textId="31192F42" w:rsidR="00393893" w:rsidRPr="00902096" w:rsidRDefault="00393893" w:rsidP="00976FFC">
            <w:pPr>
              <w:jc w:val="center"/>
            </w:pPr>
            <w:ins w:id="235" w:author="Bolivard, Guillaume" w:date="2026-01-17T02:07:00Z" w16du:dateUtc="2026-01-17T06:07:00Z">
              <w:r w:rsidRPr="00904397">
                <w:rPr>
                  <w:b/>
                  <w:bCs/>
                  <w:sz w:val="20"/>
                  <w:szCs w:val="20"/>
                </w:rPr>
                <w:t>No</w:t>
              </w:r>
            </w:ins>
            <w:del w:id="236" w:author="Bolivard, Guillaume" w:date="2026-01-17T02:05:00Z" w16du:dateUtc="2026-01-17T06:05:00Z">
              <w:r w:rsidRPr="00902096" w:rsidDel="00896834">
                <w:rPr>
                  <w:sz w:val="20"/>
                  <w:szCs w:val="20"/>
                </w:rPr>
                <w:delText>22</w:delText>
              </w:r>
            </w:del>
          </w:p>
        </w:tc>
      </w:tr>
      <w:tr w:rsidR="00393893" w:rsidRPr="00902096" w14:paraId="57D8EFDC"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237"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1D7EE7E9"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238"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2893A046" w14:textId="77777777" w:rsidR="00393893" w:rsidRPr="00902096" w:rsidRDefault="00393893" w:rsidP="00976FFC">
            <w:r w:rsidRPr="00902096">
              <w:rPr>
                <w:sz w:val="20"/>
                <w:szCs w:val="20"/>
              </w:rPr>
              <w:t>Risk Attitude</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239"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427873F9"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240" w:author="Bolivard, Guillaume" w:date="2026-01-17T02:26:00Z" w16du:dateUtc="2026-01-17T06:26:00Z">
              <w:tcPr>
                <w:tcW w:w="810" w:type="dxa"/>
                <w:shd w:val="clear" w:color="auto" w:fill="D9D9D9" w:themeFill="background1" w:themeFillShade="D9"/>
              </w:tcPr>
            </w:tcPrChange>
          </w:tcPr>
          <w:p w14:paraId="0BAFB5AA" w14:textId="6C4BAF8B" w:rsidR="00393893" w:rsidRPr="00902096" w:rsidRDefault="00393893" w:rsidP="00976FFC">
            <w:pPr>
              <w:jc w:val="center"/>
              <w:rPr>
                <w:sz w:val="20"/>
                <w:szCs w:val="20"/>
              </w:rPr>
            </w:pPr>
            <w:ins w:id="241" w:author="Bolivard, Guillaume" w:date="2026-01-17T02:05:00Z" w16du:dateUtc="2026-01-17T06:05:00Z">
              <w:r w:rsidRPr="00902096">
                <w:rPr>
                  <w:sz w:val="20"/>
                  <w:szCs w:val="20"/>
                </w:rPr>
                <w:t>23</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242"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2205E96E" w14:textId="08D029C6" w:rsidR="00393893" w:rsidRPr="00902096" w:rsidRDefault="00393893" w:rsidP="00976FFC">
            <w:pPr>
              <w:jc w:val="center"/>
            </w:pPr>
            <w:ins w:id="243" w:author="Bolivard, Guillaume" w:date="2026-01-17T02:07:00Z" w16du:dateUtc="2026-01-17T06:07:00Z">
              <w:r w:rsidRPr="00904397">
                <w:rPr>
                  <w:b/>
                  <w:bCs/>
                  <w:sz w:val="20"/>
                  <w:szCs w:val="20"/>
                </w:rPr>
                <w:t>No</w:t>
              </w:r>
            </w:ins>
            <w:del w:id="244" w:author="Bolivard, Guillaume" w:date="2026-01-17T02:05:00Z" w16du:dateUtc="2026-01-17T06:05:00Z">
              <w:r w:rsidRPr="00902096" w:rsidDel="00896834">
                <w:rPr>
                  <w:sz w:val="20"/>
                  <w:szCs w:val="20"/>
                </w:rPr>
                <w:delText>23</w:delText>
              </w:r>
            </w:del>
          </w:p>
        </w:tc>
      </w:tr>
      <w:tr w:rsidR="00393893" w:rsidRPr="00902096" w14:paraId="436E8874"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245"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3876AF07"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246"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3C256CCB" w14:textId="77777777" w:rsidR="00393893" w:rsidRPr="00902096" w:rsidRDefault="00393893" w:rsidP="00976FFC">
            <w:r w:rsidRPr="00902096">
              <w:rPr>
                <w:sz w:val="20"/>
                <w:szCs w:val="20"/>
              </w:rPr>
              <w:t>Reaction to Underperformance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47"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02CB8C01" w14:textId="77777777" w:rsidR="00393893" w:rsidRPr="00902096" w:rsidRDefault="00393893" w:rsidP="00976FFC">
            <w:pPr>
              <w:jc w:val="center"/>
            </w:pPr>
            <w:r w:rsidRPr="00902096">
              <w:rPr>
                <w:sz w:val="20"/>
                <w:szCs w:val="20"/>
              </w:rPr>
              <w:t>1</w:t>
            </w:r>
          </w:p>
        </w:tc>
        <w:tc>
          <w:tcPr>
            <w:tcW w:w="810" w:type="dxa"/>
            <w:shd w:val="clear" w:color="auto" w:fill="FFFFFF"/>
            <w:tcPrChange w:id="248" w:author="Bolivard, Guillaume" w:date="2026-01-17T02:26:00Z" w16du:dateUtc="2026-01-17T06:26:00Z">
              <w:tcPr>
                <w:tcW w:w="810" w:type="dxa"/>
                <w:shd w:val="clear" w:color="auto" w:fill="FFFFFF"/>
              </w:tcPr>
            </w:tcPrChange>
          </w:tcPr>
          <w:p w14:paraId="1523CF5B" w14:textId="2E9A4D8D" w:rsidR="00393893" w:rsidRPr="00902096" w:rsidRDefault="00393893" w:rsidP="00976FFC">
            <w:pPr>
              <w:jc w:val="center"/>
              <w:rPr>
                <w:sz w:val="20"/>
                <w:szCs w:val="20"/>
              </w:rPr>
            </w:pPr>
            <w:ins w:id="249" w:author="Bolivard, Guillaume" w:date="2026-01-17T02:05:00Z" w16du:dateUtc="2026-01-17T06:05:00Z">
              <w:r w:rsidRPr="00902096">
                <w:rPr>
                  <w:sz w:val="20"/>
                  <w:szCs w:val="20"/>
                </w:rPr>
                <w:t>24</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50"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55C6B730" w14:textId="734D6717" w:rsidR="00393893" w:rsidRPr="00902096" w:rsidRDefault="00393893" w:rsidP="00976FFC">
            <w:pPr>
              <w:jc w:val="center"/>
            </w:pPr>
            <w:ins w:id="251" w:author="Bolivard, Guillaume" w:date="2026-01-17T02:07:00Z" w16du:dateUtc="2026-01-17T06:07:00Z">
              <w:r w:rsidRPr="00904397">
                <w:rPr>
                  <w:b/>
                  <w:bCs/>
                  <w:sz w:val="20"/>
                  <w:szCs w:val="20"/>
                </w:rPr>
                <w:t>No</w:t>
              </w:r>
            </w:ins>
            <w:del w:id="252" w:author="Bolivard, Guillaume" w:date="2026-01-17T02:05:00Z" w16du:dateUtc="2026-01-17T06:05:00Z">
              <w:r w:rsidRPr="00902096" w:rsidDel="00896834">
                <w:rPr>
                  <w:sz w:val="20"/>
                  <w:szCs w:val="20"/>
                </w:rPr>
                <w:delText>24</w:delText>
              </w:r>
            </w:del>
          </w:p>
        </w:tc>
      </w:tr>
      <w:tr w:rsidR="00393893" w:rsidRPr="00902096" w14:paraId="6A73DBBA"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253"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027596B9"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254"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7423DCBE" w14:textId="77777777" w:rsidR="00393893" w:rsidRPr="00902096" w:rsidRDefault="00393893" w:rsidP="00976FFC">
            <w:r w:rsidRPr="00902096">
              <w:rPr>
                <w:sz w:val="20"/>
                <w:szCs w:val="20"/>
              </w:rPr>
              <w:t>Definition of Success</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255"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1ED8654E"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256" w:author="Bolivard, Guillaume" w:date="2026-01-17T02:26:00Z" w16du:dateUtc="2026-01-17T06:26:00Z">
              <w:tcPr>
                <w:tcW w:w="810" w:type="dxa"/>
                <w:shd w:val="clear" w:color="auto" w:fill="D9D9D9" w:themeFill="background1" w:themeFillShade="D9"/>
              </w:tcPr>
            </w:tcPrChange>
          </w:tcPr>
          <w:p w14:paraId="59F93551" w14:textId="709DDCD5" w:rsidR="00393893" w:rsidRPr="00902096" w:rsidRDefault="00393893" w:rsidP="00976FFC">
            <w:pPr>
              <w:jc w:val="center"/>
              <w:rPr>
                <w:sz w:val="20"/>
                <w:szCs w:val="20"/>
              </w:rPr>
            </w:pPr>
            <w:ins w:id="257" w:author="Bolivard, Guillaume" w:date="2026-01-17T02:05:00Z" w16du:dateUtc="2026-01-17T06:05:00Z">
              <w:r w:rsidRPr="00902096">
                <w:rPr>
                  <w:sz w:val="20"/>
                  <w:szCs w:val="20"/>
                </w:rPr>
                <w:t>25</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258"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6EB32A8A" w14:textId="64DE9F75" w:rsidR="00393893" w:rsidRPr="00902096" w:rsidRDefault="00393893" w:rsidP="00976FFC">
            <w:pPr>
              <w:jc w:val="center"/>
            </w:pPr>
            <w:ins w:id="259" w:author="Bolivard, Guillaume" w:date="2026-01-17T02:07:00Z" w16du:dateUtc="2026-01-17T06:07:00Z">
              <w:r w:rsidRPr="00904397">
                <w:rPr>
                  <w:b/>
                  <w:bCs/>
                  <w:sz w:val="20"/>
                  <w:szCs w:val="20"/>
                </w:rPr>
                <w:t>No</w:t>
              </w:r>
            </w:ins>
            <w:del w:id="260" w:author="Bolivard, Guillaume" w:date="2026-01-17T02:05:00Z" w16du:dateUtc="2026-01-17T06:05:00Z">
              <w:r w:rsidRPr="00902096" w:rsidDel="00896834">
                <w:rPr>
                  <w:sz w:val="20"/>
                  <w:szCs w:val="20"/>
                </w:rPr>
                <w:delText>25</w:delText>
              </w:r>
            </w:del>
          </w:p>
        </w:tc>
      </w:tr>
      <w:tr w:rsidR="00393893" w:rsidRPr="00902096" w14:paraId="79CABD59"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261"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79C1687A"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262"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0BD1FE78" w14:textId="77777777" w:rsidR="00393893" w:rsidRPr="00902096" w:rsidRDefault="00393893" w:rsidP="00976FFC">
            <w:r w:rsidRPr="00902096">
              <w:rPr>
                <w:sz w:val="20"/>
                <w:szCs w:val="20"/>
              </w:rPr>
              <w:t>Downside Awareness</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63"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121BF586" w14:textId="77777777" w:rsidR="00393893" w:rsidRPr="00902096" w:rsidRDefault="00393893" w:rsidP="00976FFC">
            <w:pPr>
              <w:jc w:val="center"/>
            </w:pPr>
            <w:r w:rsidRPr="00902096">
              <w:rPr>
                <w:sz w:val="20"/>
                <w:szCs w:val="20"/>
              </w:rPr>
              <w:t>1</w:t>
            </w:r>
          </w:p>
        </w:tc>
        <w:tc>
          <w:tcPr>
            <w:tcW w:w="810" w:type="dxa"/>
            <w:shd w:val="clear" w:color="auto" w:fill="FFFFFF"/>
            <w:tcPrChange w:id="264" w:author="Bolivard, Guillaume" w:date="2026-01-17T02:26:00Z" w16du:dateUtc="2026-01-17T06:26:00Z">
              <w:tcPr>
                <w:tcW w:w="810" w:type="dxa"/>
                <w:shd w:val="clear" w:color="auto" w:fill="FFFFFF"/>
              </w:tcPr>
            </w:tcPrChange>
          </w:tcPr>
          <w:p w14:paraId="538793C1" w14:textId="732DC393" w:rsidR="00393893" w:rsidRPr="00902096" w:rsidRDefault="00393893" w:rsidP="00976FFC">
            <w:pPr>
              <w:jc w:val="center"/>
              <w:rPr>
                <w:sz w:val="20"/>
                <w:szCs w:val="20"/>
              </w:rPr>
            </w:pPr>
            <w:ins w:id="265" w:author="Bolivard, Guillaume" w:date="2026-01-17T02:05:00Z" w16du:dateUtc="2026-01-17T06:05:00Z">
              <w:r w:rsidRPr="00902096">
                <w:rPr>
                  <w:sz w:val="20"/>
                  <w:szCs w:val="20"/>
                </w:rPr>
                <w:t>26</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66"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55A6C46F" w14:textId="27506D78" w:rsidR="00393893" w:rsidRPr="00902096" w:rsidRDefault="00393893" w:rsidP="00976FFC">
            <w:pPr>
              <w:jc w:val="center"/>
            </w:pPr>
            <w:ins w:id="267" w:author="Bolivard, Guillaume" w:date="2026-01-17T02:07:00Z" w16du:dateUtc="2026-01-17T06:07:00Z">
              <w:r w:rsidRPr="00904397">
                <w:rPr>
                  <w:b/>
                  <w:bCs/>
                  <w:sz w:val="20"/>
                  <w:szCs w:val="20"/>
                </w:rPr>
                <w:t>No</w:t>
              </w:r>
            </w:ins>
            <w:del w:id="268" w:author="Bolivard, Guillaume" w:date="2026-01-17T02:05:00Z" w16du:dateUtc="2026-01-17T06:05:00Z">
              <w:r w:rsidRPr="00902096" w:rsidDel="00896834">
                <w:rPr>
                  <w:sz w:val="20"/>
                  <w:szCs w:val="20"/>
                </w:rPr>
                <w:delText>26</w:delText>
              </w:r>
            </w:del>
          </w:p>
        </w:tc>
      </w:tr>
      <w:tr w:rsidR="00393893" w:rsidRPr="00902096" w14:paraId="12804D51"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269"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71CEF62A"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270"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2BC6AC9C" w14:textId="77777777" w:rsidR="00393893" w:rsidRPr="00902096" w:rsidRDefault="00393893" w:rsidP="00976FFC">
            <w:r w:rsidRPr="00902096">
              <w:rPr>
                <w:sz w:val="20"/>
                <w:szCs w:val="20"/>
              </w:rPr>
              <w:t>Risk Preference in Income</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271"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7FD8A02E"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272" w:author="Bolivard, Guillaume" w:date="2026-01-17T02:26:00Z" w16du:dateUtc="2026-01-17T06:26:00Z">
              <w:tcPr>
                <w:tcW w:w="810" w:type="dxa"/>
                <w:shd w:val="clear" w:color="auto" w:fill="D9D9D9" w:themeFill="background1" w:themeFillShade="D9"/>
              </w:tcPr>
            </w:tcPrChange>
          </w:tcPr>
          <w:p w14:paraId="091F0117" w14:textId="3DB4C355" w:rsidR="00393893" w:rsidRPr="00902096" w:rsidRDefault="00393893" w:rsidP="00976FFC">
            <w:pPr>
              <w:jc w:val="center"/>
              <w:rPr>
                <w:sz w:val="20"/>
                <w:szCs w:val="20"/>
              </w:rPr>
            </w:pPr>
            <w:ins w:id="273" w:author="Bolivard, Guillaume" w:date="2026-01-17T02:05:00Z" w16du:dateUtc="2026-01-17T06:05:00Z">
              <w:r w:rsidRPr="00902096">
                <w:rPr>
                  <w:sz w:val="20"/>
                  <w:szCs w:val="20"/>
                </w:rPr>
                <w:t>27</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274"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3485F7CD" w14:textId="18C73E6F" w:rsidR="00393893" w:rsidRPr="00902096" w:rsidRDefault="00393893" w:rsidP="00976FFC">
            <w:pPr>
              <w:jc w:val="center"/>
            </w:pPr>
            <w:ins w:id="275" w:author="Bolivard, Guillaume" w:date="2026-01-17T02:07:00Z" w16du:dateUtc="2026-01-17T06:07:00Z">
              <w:r w:rsidRPr="00904397">
                <w:rPr>
                  <w:b/>
                  <w:bCs/>
                  <w:sz w:val="20"/>
                  <w:szCs w:val="20"/>
                </w:rPr>
                <w:t>No</w:t>
              </w:r>
            </w:ins>
            <w:del w:id="276" w:author="Bolivard, Guillaume" w:date="2026-01-17T02:05:00Z" w16du:dateUtc="2026-01-17T06:05:00Z">
              <w:r w:rsidRPr="00902096" w:rsidDel="00896834">
                <w:rPr>
                  <w:sz w:val="20"/>
                  <w:szCs w:val="20"/>
                </w:rPr>
                <w:delText>27</w:delText>
              </w:r>
            </w:del>
          </w:p>
        </w:tc>
      </w:tr>
      <w:tr w:rsidR="00393893" w:rsidRPr="00902096" w14:paraId="134A4812" w14:textId="77777777" w:rsidTr="00393893">
        <w:tc>
          <w:tcPr>
            <w:tcW w:w="2698" w:type="dxa"/>
            <w:vMerge/>
            <w:tcBorders>
              <w:left w:val="single" w:sz="1" w:space="0" w:color="CCCCCC"/>
              <w:bottom w:val="single" w:sz="1" w:space="0" w:color="CCCCCC"/>
              <w:right w:val="single" w:sz="1" w:space="0" w:color="CCCCCC"/>
            </w:tcBorders>
            <w:tcMar>
              <w:top w:w="50" w:type="dxa"/>
              <w:left w:w="120" w:type="dxa"/>
              <w:bottom w:w="50" w:type="dxa"/>
              <w:right w:w="120" w:type="dxa"/>
            </w:tcMar>
            <w:tcPrChange w:id="277" w:author="Bolivard, Guillaume" w:date="2026-01-17T02:26:00Z" w16du:dateUtc="2026-01-17T06:26:00Z">
              <w:tcPr>
                <w:tcW w:w="2698" w:type="dxa"/>
                <w:vMerge/>
                <w:tcBorders>
                  <w:left w:val="single" w:sz="1" w:space="0" w:color="CCCCCC"/>
                  <w:bottom w:val="single" w:sz="1" w:space="0" w:color="CCCCCC"/>
                  <w:right w:val="single" w:sz="1" w:space="0" w:color="CCCCCC"/>
                </w:tcBorders>
                <w:tcMar>
                  <w:top w:w="50" w:type="dxa"/>
                  <w:left w:w="120" w:type="dxa"/>
                  <w:bottom w:w="50" w:type="dxa"/>
                  <w:right w:w="120" w:type="dxa"/>
                </w:tcMar>
              </w:tcPr>
            </w:tcPrChange>
          </w:tcPr>
          <w:p w14:paraId="5F22C7BC"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278"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545550AF" w14:textId="77777777" w:rsidR="00393893" w:rsidRPr="00902096" w:rsidRDefault="00393893" w:rsidP="00976FFC">
            <w:r w:rsidRPr="00902096">
              <w:rPr>
                <w:sz w:val="20"/>
                <w:szCs w:val="20"/>
              </w:rPr>
              <w:t>Scam Skepticism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79"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68053E29" w14:textId="77777777" w:rsidR="00393893" w:rsidRPr="00902096" w:rsidRDefault="00393893" w:rsidP="00976FFC">
            <w:pPr>
              <w:jc w:val="center"/>
            </w:pPr>
            <w:r w:rsidRPr="00902096">
              <w:rPr>
                <w:sz w:val="20"/>
                <w:szCs w:val="20"/>
              </w:rPr>
              <w:t>1</w:t>
            </w:r>
          </w:p>
        </w:tc>
        <w:tc>
          <w:tcPr>
            <w:tcW w:w="810" w:type="dxa"/>
            <w:shd w:val="clear" w:color="auto" w:fill="FFFFFF"/>
            <w:tcPrChange w:id="280" w:author="Bolivard, Guillaume" w:date="2026-01-17T02:26:00Z" w16du:dateUtc="2026-01-17T06:26:00Z">
              <w:tcPr>
                <w:tcW w:w="810" w:type="dxa"/>
                <w:shd w:val="clear" w:color="auto" w:fill="FFFFFF"/>
              </w:tcPr>
            </w:tcPrChange>
          </w:tcPr>
          <w:p w14:paraId="1FF38A31" w14:textId="5AB66121" w:rsidR="00393893" w:rsidRPr="00902096" w:rsidRDefault="00393893" w:rsidP="00976FFC">
            <w:pPr>
              <w:jc w:val="center"/>
              <w:rPr>
                <w:sz w:val="20"/>
                <w:szCs w:val="20"/>
              </w:rPr>
            </w:pPr>
            <w:ins w:id="281" w:author="Bolivard, Guillaume" w:date="2026-01-17T02:05:00Z" w16du:dateUtc="2026-01-17T06:05:00Z">
              <w:r w:rsidRPr="00902096">
                <w:rPr>
                  <w:sz w:val="20"/>
                  <w:szCs w:val="20"/>
                </w:rPr>
                <w:t>28</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82"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2C2E9D03" w14:textId="1E6D9BBC" w:rsidR="00393893" w:rsidRPr="00902096" w:rsidRDefault="00393893" w:rsidP="00976FFC">
            <w:pPr>
              <w:jc w:val="center"/>
            </w:pPr>
            <w:ins w:id="283" w:author="Bolivard, Guillaume" w:date="2026-01-17T02:07:00Z" w16du:dateUtc="2026-01-17T06:07:00Z">
              <w:r w:rsidRPr="00904397">
                <w:rPr>
                  <w:b/>
                  <w:bCs/>
                  <w:sz w:val="20"/>
                  <w:szCs w:val="20"/>
                </w:rPr>
                <w:t>No</w:t>
              </w:r>
            </w:ins>
            <w:del w:id="284" w:author="Bolivard, Guillaume" w:date="2026-01-17T02:05:00Z" w16du:dateUtc="2026-01-17T06:05:00Z">
              <w:r w:rsidRPr="00902096" w:rsidDel="00896834">
                <w:rPr>
                  <w:sz w:val="20"/>
                  <w:szCs w:val="20"/>
                </w:rPr>
                <w:delText>28</w:delText>
              </w:r>
            </w:del>
          </w:p>
        </w:tc>
      </w:tr>
      <w:tr w:rsidR="00393893" w:rsidRPr="00902096" w14:paraId="5428D085" w14:textId="77777777" w:rsidTr="00393893">
        <w:tc>
          <w:tcPr>
            <w:tcW w:w="2698" w:type="dxa"/>
            <w:vMerge w:val="restart"/>
            <w:tcBorders>
              <w:top w:val="single" w:sz="1" w:space="0" w:color="CCCCCC"/>
              <w:left w:val="single" w:sz="1" w:space="0" w:color="CCCCCC"/>
              <w:right w:val="single" w:sz="1" w:space="0" w:color="CCCCCC"/>
            </w:tcBorders>
            <w:tcMar>
              <w:top w:w="50" w:type="dxa"/>
              <w:left w:w="120" w:type="dxa"/>
              <w:bottom w:w="50" w:type="dxa"/>
              <w:right w:w="120" w:type="dxa"/>
            </w:tcMar>
            <w:vAlign w:val="center"/>
            <w:tcPrChange w:id="285" w:author="Bolivard, Guillaume" w:date="2026-01-17T02:26:00Z" w16du:dateUtc="2026-01-17T06:26:00Z">
              <w:tcPr>
                <w:tcW w:w="2698" w:type="dxa"/>
                <w:vMerge w:val="restart"/>
                <w:tcBorders>
                  <w:top w:val="single" w:sz="1" w:space="0" w:color="CCCCCC"/>
                  <w:left w:val="single" w:sz="1" w:space="0" w:color="CCCCCC"/>
                  <w:right w:val="single" w:sz="1" w:space="0" w:color="CCCCCC"/>
                </w:tcBorders>
                <w:tcMar>
                  <w:top w:w="50" w:type="dxa"/>
                  <w:left w:w="120" w:type="dxa"/>
                  <w:bottom w:w="50" w:type="dxa"/>
                  <w:right w:w="120" w:type="dxa"/>
                </w:tcMar>
                <w:vAlign w:val="center"/>
              </w:tcPr>
            </w:tcPrChange>
          </w:tcPr>
          <w:p w14:paraId="23BB950F" w14:textId="77777777" w:rsidR="00393893" w:rsidRPr="00902096" w:rsidRDefault="00393893" w:rsidP="00976FFC">
            <w:pPr>
              <w:jc w:val="center"/>
            </w:pPr>
            <w:r w:rsidRPr="00902096">
              <w:rPr>
                <w:b/>
                <w:bCs/>
                <w:sz w:val="20"/>
                <w:szCs w:val="20"/>
              </w:rPr>
              <w:t>Risk and Return Knowledge (12 items)</w:t>
            </w:r>
          </w:p>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286"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6E5234F7" w14:textId="77777777" w:rsidR="00393893" w:rsidRPr="00902096" w:rsidRDefault="00393893" w:rsidP="00976FFC">
            <w:r w:rsidRPr="00902096">
              <w:rPr>
                <w:sz w:val="20"/>
                <w:szCs w:val="20"/>
              </w:rPr>
              <w:t>Investing</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287"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62C6E3BC" w14:textId="77777777" w:rsidR="00393893" w:rsidRPr="00902096" w:rsidRDefault="00393893" w:rsidP="00976FFC">
            <w:pPr>
              <w:jc w:val="center"/>
            </w:pPr>
            <w:r w:rsidRPr="00902096">
              <w:rPr>
                <w:sz w:val="20"/>
                <w:szCs w:val="20"/>
              </w:rPr>
              <w:t>4</w:t>
            </w:r>
          </w:p>
        </w:tc>
        <w:tc>
          <w:tcPr>
            <w:tcW w:w="810" w:type="dxa"/>
            <w:shd w:val="clear" w:color="auto" w:fill="D9D9D9" w:themeFill="background1" w:themeFillShade="D9"/>
            <w:tcPrChange w:id="288" w:author="Bolivard, Guillaume" w:date="2026-01-17T02:26:00Z" w16du:dateUtc="2026-01-17T06:26:00Z">
              <w:tcPr>
                <w:tcW w:w="810" w:type="dxa"/>
                <w:shd w:val="clear" w:color="auto" w:fill="D9D9D9" w:themeFill="background1" w:themeFillShade="D9"/>
              </w:tcPr>
            </w:tcPrChange>
          </w:tcPr>
          <w:p w14:paraId="4933D3C0" w14:textId="21B9133F" w:rsidR="00393893" w:rsidRPr="00902096" w:rsidRDefault="00393893" w:rsidP="00976FFC">
            <w:pPr>
              <w:jc w:val="center"/>
              <w:rPr>
                <w:sz w:val="20"/>
                <w:szCs w:val="20"/>
              </w:rPr>
            </w:pPr>
            <w:ins w:id="289" w:author="Bolivard, Guillaume" w:date="2026-01-17T02:05:00Z" w16du:dateUtc="2026-01-17T06:05:00Z">
              <w:r w:rsidRPr="00902096">
                <w:rPr>
                  <w:sz w:val="20"/>
                  <w:szCs w:val="20"/>
                </w:rPr>
                <w:t>29, 30, 31, 32</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290"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031B94D1" w14:textId="7F646A8C" w:rsidR="00393893" w:rsidRPr="00902096" w:rsidRDefault="00393893" w:rsidP="00976FFC">
            <w:pPr>
              <w:jc w:val="center"/>
            </w:pPr>
            <w:ins w:id="291" w:author="Bolivard, Guillaume" w:date="2026-01-17T02:06:00Z" w16du:dateUtc="2026-01-17T06:06:00Z">
              <w:r w:rsidRPr="00FF4E67">
                <w:rPr>
                  <w:b/>
                  <w:bCs/>
                  <w:sz w:val="20"/>
                  <w:szCs w:val="20"/>
                </w:rPr>
                <w:t>Yes</w:t>
              </w:r>
            </w:ins>
            <w:del w:id="292" w:author="Bolivard, Guillaume" w:date="2026-01-17T02:05:00Z" w16du:dateUtc="2026-01-17T06:05:00Z">
              <w:r w:rsidRPr="00902096" w:rsidDel="00896834">
                <w:rPr>
                  <w:sz w:val="20"/>
                  <w:szCs w:val="20"/>
                </w:rPr>
                <w:delText>29, 30, 31, 32</w:delText>
              </w:r>
            </w:del>
          </w:p>
        </w:tc>
      </w:tr>
      <w:tr w:rsidR="00393893" w:rsidRPr="00902096" w14:paraId="187F0FB9"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293"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3CD459CF"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294"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39861C5D" w14:textId="77777777" w:rsidR="00393893" w:rsidRPr="00902096" w:rsidRDefault="00393893" w:rsidP="00976FFC">
            <w:r w:rsidRPr="00902096">
              <w:rPr>
                <w:sz w:val="20"/>
                <w:szCs w:val="20"/>
              </w:rPr>
              <w:t>Basic Probability - Percentage to Frequency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95"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68FADE2B" w14:textId="77777777" w:rsidR="00393893" w:rsidRPr="00902096" w:rsidRDefault="00393893" w:rsidP="00976FFC">
            <w:pPr>
              <w:jc w:val="center"/>
            </w:pPr>
            <w:r w:rsidRPr="00902096">
              <w:rPr>
                <w:sz w:val="20"/>
                <w:szCs w:val="20"/>
              </w:rPr>
              <w:t>1</w:t>
            </w:r>
          </w:p>
        </w:tc>
        <w:tc>
          <w:tcPr>
            <w:tcW w:w="810" w:type="dxa"/>
            <w:shd w:val="clear" w:color="auto" w:fill="FFFFFF"/>
            <w:tcPrChange w:id="296" w:author="Bolivard, Guillaume" w:date="2026-01-17T02:26:00Z" w16du:dateUtc="2026-01-17T06:26:00Z">
              <w:tcPr>
                <w:tcW w:w="810" w:type="dxa"/>
                <w:shd w:val="clear" w:color="auto" w:fill="FFFFFF"/>
              </w:tcPr>
            </w:tcPrChange>
          </w:tcPr>
          <w:p w14:paraId="5195D20B" w14:textId="54240CB6" w:rsidR="00393893" w:rsidRPr="00902096" w:rsidRDefault="00393893" w:rsidP="00976FFC">
            <w:pPr>
              <w:jc w:val="center"/>
              <w:rPr>
                <w:sz w:val="20"/>
                <w:szCs w:val="20"/>
              </w:rPr>
            </w:pPr>
            <w:ins w:id="297" w:author="Bolivard, Guillaume" w:date="2026-01-17T02:05:00Z" w16du:dateUtc="2026-01-17T06:05:00Z">
              <w:r w:rsidRPr="00902096">
                <w:rPr>
                  <w:sz w:val="20"/>
                  <w:szCs w:val="20"/>
                </w:rPr>
                <w:t>33</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298"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7B2A1546" w14:textId="3CB4C3BD" w:rsidR="00393893" w:rsidRPr="00902096" w:rsidRDefault="00393893" w:rsidP="00976FFC">
            <w:pPr>
              <w:jc w:val="center"/>
            </w:pPr>
            <w:ins w:id="299" w:author="Bolivard, Guillaume" w:date="2026-01-17T02:06:00Z" w16du:dateUtc="2026-01-17T06:06:00Z">
              <w:r w:rsidRPr="00FF4E67">
                <w:rPr>
                  <w:b/>
                  <w:bCs/>
                  <w:sz w:val="20"/>
                  <w:szCs w:val="20"/>
                </w:rPr>
                <w:t>Yes</w:t>
              </w:r>
            </w:ins>
            <w:del w:id="300" w:author="Bolivard, Guillaume" w:date="2026-01-17T02:05:00Z" w16du:dateUtc="2026-01-17T06:05:00Z">
              <w:r w:rsidRPr="00902096" w:rsidDel="00896834">
                <w:rPr>
                  <w:sz w:val="20"/>
                  <w:szCs w:val="20"/>
                </w:rPr>
                <w:delText>33</w:delText>
              </w:r>
            </w:del>
          </w:p>
        </w:tc>
      </w:tr>
      <w:tr w:rsidR="00393893" w:rsidRPr="00902096" w14:paraId="1228469A"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301"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5D8AF842"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302"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3762E3D4" w14:textId="77777777" w:rsidR="00393893" w:rsidRPr="00902096" w:rsidRDefault="00393893" w:rsidP="00976FFC">
            <w:r w:rsidRPr="00902096">
              <w:rPr>
                <w:sz w:val="20"/>
                <w:szCs w:val="20"/>
              </w:rPr>
              <w:t>Investment Risk - Diversification Effect</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303"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67CB0C69"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304" w:author="Bolivard, Guillaume" w:date="2026-01-17T02:26:00Z" w16du:dateUtc="2026-01-17T06:26:00Z">
              <w:tcPr>
                <w:tcW w:w="810" w:type="dxa"/>
                <w:shd w:val="clear" w:color="auto" w:fill="D9D9D9" w:themeFill="background1" w:themeFillShade="D9"/>
              </w:tcPr>
            </w:tcPrChange>
          </w:tcPr>
          <w:p w14:paraId="6EB7AB42" w14:textId="06087E22" w:rsidR="00393893" w:rsidRPr="00902096" w:rsidRDefault="00393893" w:rsidP="00976FFC">
            <w:pPr>
              <w:jc w:val="center"/>
              <w:rPr>
                <w:sz w:val="20"/>
                <w:szCs w:val="20"/>
              </w:rPr>
            </w:pPr>
            <w:ins w:id="305" w:author="Bolivard, Guillaume" w:date="2026-01-17T02:05:00Z" w16du:dateUtc="2026-01-17T06:05:00Z">
              <w:r w:rsidRPr="00902096">
                <w:rPr>
                  <w:sz w:val="20"/>
                  <w:szCs w:val="20"/>
                </w:rPr>
                <w:t>34</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306"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73A81486" w14:textId="2CFD5FA7" w:rsidR="00393893" w:rsidRPr="00902096" w:rsidRDefault="00393893" w:rsidP="00976FFC">
            <w:pPr>
              <w:jc w:val="center"/>
            </w:pPr>
            <w:ins w:id="307" w:author="Bolivard, Guillaume" w:date="2026-01-17T02:06:00Z" w16du:dateUtc="2026-01-17T06:06:00Z">
              <w:r w:rsidRPr="00FF4E67">
                <w:rPr>
                  <w:b/>
                  <w:bCs/>
                  <w:sz w:val="20"/>
                  <w:szCs w:val="20"/>
                </w:rPr>
                <w:t>Yes</w:t>
              </w:r>
            </w:ins>
            <w:del w:id="308" w:author="Bolivard, Guillaume" w:date="2026-01-17T02:05:00Z" w16du:dateUtc="2026-01-17T06:05:00Z">
              <w:r w:rsidRPr="00902096" w:rsidDel="00896834">
                <w:rPr>
                  <w:sz w:val="20"/>
                  <w:szCs w:val="20"/>
                </w:rPr>
                <w:delText>34</w:delText>
              </w:r>
            </w:del>
          </w:p>
        </w:tc>
      </w:tr>
      <w:tr w:rsidR="00393893" w:rsidRPr="00902096" w14:paraId="1EC153E5"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309"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2E294768"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310"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00A522DF" w14:textId="77777777" w:rsidR="00393893" w:rsidRPr="00902096" w:rsidRDefault="00393893" w:rsidP="00976FFC">
            <w:r w:rsidRPr="00902096">
              <w:rPr>
                <w:sz w:val="20"/>
                <w:szCs w:val="20"/>
              </w:rPr>
              <w:t>Investment Risk - Risk-Return Relationship</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311"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5A37806E" w14:textId="77777777" w:rsidR="00393893" w:rsidRPr="00902096" w:rsidRDefault="00393893" w:rsidP="00976FFC">
            <w:pPr>
              <w:jc w:val="center"/>
            </w:pPr>
            <w:r w:rsidRPr="00902096">
              <w:rPr>
                <w:sz w:val="20"/>
                <w:szCs w:val="20"/>
              </w:rPr>
              <w:t>1</w:t>
            </w:r>
          </w:p>
        </w:tc>
        <w:tc>
          <w:tcPr>
            <w:tcW w:w="810" w:type="dxa"/>
            <w:shd w:val="clear" w:color="auto" w:fill="FFFFFF"/>
            <w:tcPrChange w:id="312" w:author="Bolivard, Guillaume" w:date="2026-01-17T02:26:00Z" w16du:dateUtc="2026-01-17T06:26:00Z">
              <w:tcPr>
                <w:tcW w:w="810" w:type="dxa"/>
                <w:shd w:val="clear" w:color="auto" w:fill="FFFFFF"/>
              </w:tcPr>
            </w:tcPrChange>
          </w:tcPr>
          <w:p w14:paraId="70F67864" w14:textId="0EDB93EE" w:rsidR="00393893" w:rsidRPr="00902096" w:rsidRDefault="00393893" w:rsidP="00976FFC">
            <w:pPr>
              <w:jc w:val="center"/>
              <w:rPr>
                <w:sz w:val="20"/>
                <w:szCs w:val="20"/>
              </w:rPr>
            </w:pPr>
            <w:ins w:id="313" w:author="Bolivard, Guillaume" w:date="2026-01-17T02:05:00Z" w16du:dateUtc="2026-01-17T06:05:00Z">
              <w:r w:rsidRPr="00902096">
                <w:rPr>
                  <w:sz w:val="20"/>
                  <w:szCs w:val="20"/>
                </w:rPr>
                <w:t>35</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314"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1E46D761" w14:textId="57FC1D81" w:rsidR="00393893" w:rsidRPr="00902096" w:rsidRDefault="00393893" w:rsidP="00976FFC">
            <w:pPr>
              <w:jc w:val="center"/>
            </w:pPr>
            <w:ins w:id="315" w:author="Bolivard, Guillaume" w:date="2026-01-17T02:06:00Z" w16du:dateUtc="2026-01-17T06:06:00Z">
              <w:r w:rsidRPr="00FF4E67">
                <w:rPr>
                  <w:b/>
                  <w:bCs/>
                  <w:sz w:val="20"/>
                  <w:szCs w:val="20"/>
                </w:rPr>
                <w:t>Yes</w:t>
              </w:r>
            </w:ins>
            <w:del w:id="316" w:author="Bolivard, Guillaume" w:date="2026-01-17T02:05:00Z" w16du:dateUtc="2026-01-17T06:05:00Z">
              <w:r w:rsidRPr="00902096" w:rsidDel="00896834">
                <w:rPr>
                  <w:sz w:val="20"/>
                  <w:szCs w:val="20"/>
                </w:rPr>
                <w:delText>35</w:delText>
              </w:r>
            </w:del>
          </w:p>
        </w:tc>
      </w:tr>
      <w:tr w:rsidR="00393893" w:rsidRPr="00902096" w14:paraId="7BC73931"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317"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79BC3FBF"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318"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45E66E22" w14:textId="77777777" w:rsidR="00393893" w:rsidRPr="00902096" w:rsidRDefault="00393893" w:rsidP="00976FFC">
            <w:r w:rsidRPr="00902096">
              <w:rPr>
                <w:sz w:val="20"/>
                <w:szCs w:val="20"/>
              </w:rPr>
              <w:t>Risk Management - Diversification Principle</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319"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341BEFD6"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320" w:author="Bolivard, Guillaume" w:date="2026-01-17T02:26:00Z" w16du:dateUtc="2026-01-17T06:26:00Z">
              <w:tcPr>
                <w:tcW w:w="810" w:type="dxa"/>
                <w:shd w:val="clear" w:color="auto" w:fill="D9D9D9" w:themeFill="background1" w:themeFillShade="D9"/>
              </w:tcPr>
            </w:tcPrChange>
          </w:tcPr>
          <w:p w14:paraId="4ADBA212" w14:textId="18C6C012" w:rsidR="00393893" w:rsidRPr="00902096" w:rsidRDefault="00393893" w:rsidP="00976FFC">
            <w:pPr>
              <w:jc w:val="center"/>
              <w:rPr>
                <w:sz w:val="20"/>
                <w:szCs w:val="20"/>
              </w:rPr>
            </w:pPr>
            <w:ins w:id="321" w:author="Bolivard, Guillaume" w:date="2026-01-17T02:05:00Z" w16du:dateUtc="2026-01-17T06:05:00Z">
              <w:r w:rsidRPr="00902096">
                <w:rPr>
                  <w:sz w:val="20"/>
                  <w:szCs w:val="20"/>
                </w:rPr>
                <w:t>36</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322"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2ECCA448" w14:textId="1783B4FF" w:rsidR="00393893" w:rsidRPr="00902096" w:rsidRDefault="00393893" w:rsidP="00976FFC">
            <w:pPr>
              <w:jc w:val="center"/>
            </w:pPr>
            <w:ins w:id="323" w:author="Bolivard, Guillaume" w:date="2026-01-17T02:06:00Z" w16du:dateUtc="2026-01-17T06:06:00Z">
              <w:r w:rsidRPr="00FF4E67">
                <w:rPr>
                  <w:b/>
                  <w:bCs/>
                  <w:sz w:val="20"/>
                  <w:szCs w:val="20"/>
                </w:rPr>
                <w:t>Yes</w:t>
              </w:r>
            </w:ins>
            <w:del w:id="324" w:author="Bolivard, Guillaume" w:date="2026-01-17T02:05:00Z" w16du:dateUtc="2026-01-17T06:05:00Z">
              <w:r w:rsidRPr="00902096" w:rsidDel="00896834">
                <w:rPr>
                  <w:sz w:val="20"/>
                  <w:szCs w:val="20"/>
                </w:rPr>
                <w:delText>36</w:delText>
              </w:r>
            </w:del>
          </w:p>
        </w:tc>
      </w:tr>
      <w:tr w:rsidR="00393893" w:rsidRPr="00902096" w14:paraId="16A03E96"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325"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24EA013E"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326"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403E6557" w14:textId="77777777" w:rsidR="00393893" w:rsidRPr="00902096" w:rsidRDefault="00393893" w:rsidP="00976FFC">
            <w:r w:rsidRPr="00902096">
              <w:rPr>
                <w:sz w:val="20"/>
                <w:szCs w:val="20"/>
              </w:rPr>
              <w:t>Risk Management - Insurance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327"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34C28ED3" w14:textId="77777777" w:rsidR="00393893" w:rsidRPr="00902096" w:rsidRDefault="00393893" w:rsidP="00976FFC">
            <w:pPr>
              <w:jc w:val="center"/>
            </w:pPr>
            <w:r w:rsidRPr="00902096">
              <w:rPr>
                <w:sz w:val="20"/>
                <w:szCs w:val="20"/>
              </w:rPr>
              <w:t>1</w:t>
            </w:r>
          </w:p>
        </w:tc>
        <w:tc>
          <w:tcPr>
            <w:tcW w:w="810" w:type="dxa"/>
            <w:shd w:val="clear" w:color="auto" w:fill="FFFFFF"/>
            <w:tcPrChange w:id="328" w:author="Bolivard, Guillaume" w:date="2026-01-17T02:26:00Z" w16du:dateUtc="2026-01-17T06:26:00Z">
              <w:tcPr>
                <w:tcW w:w="810" w:type="dxa"/>
                <w:shd w:val="clear" w:color="auto" w:fill="FFFFFF"/>
              </w:tcPr>
            </w:tcPrChange>
          </w:tcPr>
          <w:p w14:paraId="0A44C106" w14:textId="1BC32545" w:rsidR="00393893" w:rsidRPr="00902096" w:rsidRDefault="00393893" w:rsidP="00976FFC">
            <w:pPr>
              <w:jc w:val="center"/>
              <w:rPr>
                <w:sz w:val="20"/>
                <w:szCs w:val="20"/>
              </w:rPr>
            </w:pPr>
            <w:ins w:id="329" w:author="Bolivard, Guillaume" w:date="2026-01-17T02:05:00Z" w16du:dateUtc="2026-01-17T06:05:00Z">
              <w:r w:rsidRPr="00902096">
                <w:rPr>
                  <w:sz w:val="20"/>
                  <w:szCs w:val="20"/>
                </w:rPr>
                <w:t>37</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330"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26EE14CA" w14:textId="087ECCE2" w:rsidR="00393893" w:rsidRPr="00902096" w:rsidRDefault="00393893" w:rsidP="00976FFC">
            <w:pPr>
              <w:jc w:val="center"/>
            </w:pPr>
            <w:ins w:id="331" w:author="Bolivard, Guillaume" w:date="2026-01-17T02:06:00Z" w16du:dateUtc="2026-01-17T06:06:00Z">
              <w:r w:rsidRPr="00FF4E67">
                <w:rPr>
                  <w:b/>
                  <w:bCs/>
                  <w:sz w:val="20"/>
                  <w:szCs w:val="20"/>
                </w:rPr>
                <w:t>Yes</w:t>
              </w:r>
            </w:ins>
            <w:del w:id="332" w:author="Bolivard, Guillaume" w:date="2026-01-17T02:05:00Z" w16du:dateUtc="2026-01-17T06:05:00Z">
              <w:r w:rsidRPr="00902096" w:rsidDel="00896834">
                <w:rPr>
                  <w:sz w:val="20"/>
                  <w:szCs w:val="20"/>
                </w:rPr>
                <w:delText>37</w:delText>
              </w:r>
            </w:del>
          </w:p>
        </w:tc>
      </w:tr>
      <w:tr w:rsidR="00393893" w:rsidRPr="00902096" w14:paraId="371DF687"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333"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1C8DB29F"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334"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030A4519" w14:textId="77777777" w:rsidR="00393893" w:rsidRPr="00902096" w:rsidRDefault="00393893" w:rsidP="00976FFC">
            <w:r w:rsidRPr="00902096">
              <w:rPr>
                <w:sz w:val="20"/>
                <w:szCs w:val="20"/>
              </w:rPr>
              <w:t>Investment Risk - Inflation Risk</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335"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3C098090"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336" w:author="Bolivard, Guillaume" w:date="2026-01-17T02:26:00Z" w16du:dateUtc="2026-01-17T06:26:00Z">
              <w:tcPr>
                <w:tcW w:w="810" w:type="dxa"/>
                <w:shd w:val="clear" w:color="auto" w:fill="D9D9D9" w:themeFill="background1" w:themeFillShade="D9"/>
              </w:tcPr>
            </w:tcPrChange>
          </w:tcPr>
          <w:p w14:paraId="47C61FDD" w14:textId="28797A6C" w:rsidR="00393893" w:rsidRPr="00902096" w:rsidRDefault="00393893" w:rsidP="00976FFC">
            <w:pPr>
              <w:jc w:val="center"/>
              <w:rPr>
                <w:sz w:val="20"/>
                <w:szCs w:val="20"/>
              </w:rPr>
            </w:pPr>
            <w:ins w:id="337" w:author="Bolivard, Guillaume" w:date="2026-01-17T02:05:00Z" w16du:dateUtc="2026-01-17T06:05:00Z">
              <w:r w:rsidRPr="00902096">
                <w:rPr>
                  <w:sz w:val="20"/>
                  <w:szCs w:val="20"/>
                </w:rPr>
                <w:t>38</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338"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5395DBCC" w14:textId="63B4B64B" w:rsidR="00393893" w:rsidRPr="00902096" w:rsidRDefault="00393893" w:rsidP="00976FFC">
            <w:pPr>
              <w:jc w:val="center"/>
            </w:pPr>
            <w:ins w:id="339" w:author="Bolivard, Guillaume" w:date="2026-01-17T02:06:00Z" w16du:dateUtc="2026-01-17T06:06:00Z">
              <w:r w:rsidRPr="00FF4E67">
                <w:rPr>
                  <w:b/>
                  <w:bCs/>
                  <w:sz w:val="20"/>
                  <w:szCs w:val="20"/>
                </w:rPr>
                <w:t>Yes</w:t>
              </w:r>
            </w:ins>
            <w:del w:id="340" w:author="Bolivard, Guillaume" w:date="2026-01-17T02:05:00Z" w16du:dateUtc="2026-01-17T06:05:00Z">
              <w:r w:rsidRPr="00902096" w:rsidDel="00896834">
                <w:rPr>
                  <w:sz w:val="20"/>
                  <w:szCs w:val="20"/>
                </w:rPr>
                <w:delText>38</w:delText>
              </w:r>
            </w:del>
          </w:p>
        </w:tc>
      </w:tr>
      <w:tr w:rsidR="00393893" w:rsidRPr="00902096" w14:paraId="7D00507C" w14:textId="77777777" w:rsidTr="00393893">
        <w:tc>
          <w:tcPr>
            <w:tcW w:w="2698" w:type="dxa"/>
            <w:vMerge/>
            <w:tcBorders>
              <w:left w:val="single" w:sz="1" w:space="0" w:color="CCCCCC"/>
              <w:right w:val="single" w:sz="1" w:space="0" w:color="CCCCCC"/>
            </w:tcBorders>
            <w:tcMar>
              <w:top w:w="50" w:type="dxa"/>
              <w:left w:w="120" w:type="dxa"/>
              <w:bottom w:w="50" w:type="dxa"/>
              <w:right w:w="120" w:type="dxa"/>
            </w:tcMar>
            <w:tcPrChange w:id="341" w:author="Bolivard, Guillaume" w:date="2026-01-17T02:26:00Z" w16du:dateUtc="2026-01-17T06:26:00Z">
              <w:tcPr>
                <w:tcW w:w="2698" w:type="dxa"/>
                <w:vMerge/>
                <w:tcBorders>
                  <w:left w:val="single" w:sz="1" w:space="0" w:color="CCCCCC"/>
                  <w:right w:val="single" w:sz="1" w:space="0" w:color="CCCCCC"/>
                </w:tcBorders>
                <w:tcMar>
                  <w:top w:w="50" w:type="dxa"/>
                  <w:left w:w="120" w:type="dxa"/>
                  <w:bottom w:w="50" w:type="dxa"/>
                  <w:right w:w="120" w:type="dxa"/>
                </w:tcMar>
              </w:tcPr>
            </w:tcPrChange>
          </w:tcPr>
          <w:p w14:paraId="13877595"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Change w:id="342"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tcPrChange>
          </w:tcPr>
          <w:p w14:paraId="4EB6951E" w14:textId="77777777" w:rsidR="00393893" w:rsidRPr="00902096" w:rsidRDefault="00393893" w:rsidP="00976FFC">
            <w:r w:rsidRPr="00902096">
              <w:rPr>
                <w:sz w:val="20"/>
                <w:szCs w:val="20"/>
              </w:rPr>
              <w:t>Investment Risk - Asset Class Risk</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343"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4D837E62" w14:textId="77777777" w:rsidR="00393893" w:rsidRPr="00902096" w:rsidRDefault="00393893" w:rsidP="00976FFC">
            <w:pPr>
              <w:jc w:val="center"/>
            </w:pPr>
            <w:r w:rsidRPr="00902096">
              <w:rPr>
                <w:sz w:val="20"/>
                <w:szCs w:val="20"/>
              </w:rPr>
              <w:t>1</w:t>
            </w:r>
          </w:p>
        </w:tc>
        <w:tc>
          <w:tcPr>
            <w:tcW w:w="810" w:type="dxa"/>
            <w:shd w:val="clear" w:color="auto" w:fill="FFFFFF"/>
            <w:tcPrChange w:id="344" w:author="Bolivard, Guillaume" w:date="2026-01-17T02:26:00Z" w16du:dateUtc="2026-01-17T06:26:00Z">
              <w:tcPr>
                <w:tcW w:w="810" w:type="dxa"/>
                <w:shd w:val="clear" w:color="auto" w:fill="FFFFFF"/>
              </w:tcPr>
            </w:tcPrChange>
          </w:tcPr>
          <w:p w14:paraId="0E36EA1A" w14:textId="575A371B" w:rsidR="00393893" w:rsidRPr="00902096" w:rsidRDefault="00393893" w:rsidP="00976FFC">
            <w:pPr>
              <w:jc w:val="center"/>
              <w:rPr>
                <w:sz w:val="20"/>
                <w:szCs w:val="20"/>
              </w:rPr>
            </w:pPr>
            <w:ins w:id="345" w:author="Bolivard, Guillaume" w:date="2026-01-17T02:05:00Z" w16du:dateUtc="2026-01-17T06:05:00Z">
              <w:r w:rsidRPr="00902096">
                <w:rPr>
                  <w:sz w:val="20"/>
                  <w:szCs w:val="20"/>
                </w:rPr>
                <w:t>39</w:t>
              </w:r>
            </w:ins>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Change w:id="346"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tcPrChange>
          </w:tcPr>
          <w:p w14:paraId="48945150" w14:textId="0718F506" w:rsidR="00393893" w:rsidRPr="00902096" w:rsidRDefault="00393893" w:rsidP="00976FFC">
            <w:pPr>
              <w:jc w:val="center"/>
            </w:pPr>
            <w:ins w:id="347" w:author="Bolivard, Guillaume" w:date="2026-01-17T02:06:00Z" w16du:dateUtc="2026-01-17T06:06:00Z">
              <w:r w:rsidRPr="00FF4E67">
                <w:rPr>
                  <w:b/>
                  <w:bCs/>
                  <w:sz w:val="20"/>
                  <w:szCs w:val="20"/>
                </w:rPr>
                <w:t>Yes</w:t>
              </w:r>
            </w:ins>
            <w:del w:id="348" w:author="Bolivard, Guillaume" w:date="2026-01-17T02:05:00Z" w16du:dateUtc="2026-01-17T06:05:00Z">
              <w:r w:rsidRPr="00902096" w:rsidDel="00896834">
                <w:rPr>
                  <w:sz w:val="20"/>
                  <w:szCs w:val="20"/>
                </w:rPr>
                <w:delText>39</w:delText>
              </w:r>
            </w:del>
          </w:p>
        </w:tc>
      </w:tr>
      <w:tr w:rsidR="00393893" w:rsidRPr="00902096" w14:paraId="19965E38" w14:textId="77777777" w:rsidTr="00393893">
        <w:tc>
          <w:tcPr>
            <w:tcW w:w="2698" w:type="dxa"/>
            <w:vMerge/>
            <w:tcBorders>
              <w:left w:val="single" w:sz="1" w:space="0" w:color="CCCCCC"/>
              <w:bottom w:val="single" w:sz="1" w:space="0" w:color="CCCCCC"/>
              <w:right w:val="single" w:sz="1" w:space="0" w:color="CCCCCC"/>
            </w:tcBorders>
            <w:tcMar>
              <w:top w:w="50" w:type="dxa"/>
              <w:left w:w="120" w:type="dxa"/>
              <w:bottom w:w="50" w:type="dxa"/>
              <w:right w:w="120" w:type="dxa"/>
            </w:tcMar>
            <w:tcPrChange w:id="349" w:author="Bolivard, Guillaume" w:date="2026-01-17T02:26:00Z" w16du:dateUtc="2026-01-17T06:26:00Z">
              <w:tcPr>
                <w:tcW w:w="2698" w:type="dxa"/>
                <w:vMerge/>
                <w:tcBorders>
                  <w:left w:val="single" w:sz="1" w:space="0" w:color="CCCCCC"/>
                  <w:bottom w:val="single" w:sz="1" w:space="0" w:color="CCCCCC"/>
                  <w:right w:val="single" w:sz="1" w:space="0" w:color="CCCCCC"/>
                </w:tcBorders>
                <w:tcMar>
                  <w:top w:w="50" w:type="dxa"/>
                  <w:left w:w="120" w:type="dxa"/>
                  <w:bottom w:w="50" w:type="dxa"/>
                  <w:right w:w="120" w:type="dxa"/>
                </w:tcMar>
              </w:tcPr>
            </w:tcPrChange>
          </w:tcPr>
          <w:p w14:paraId="101CB0DE" w14:textId="77777777" w:rsidR="00393893" w:rsidRPr="00902096" w:rsidRDefault="00393893" w:rsidP="00976FFC"/>
        </w:tc>
        <w:tc>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Change w:id="350"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120" w:type="dxa"/>
                  <w:bottom w:w="50" w:type="dxa"/>
                  <w:right w:w="120" w:type="dxa"/>
                </w:tcMar>
              </w:tcPr>
            </w:tcPrChange>
          </w:tcPr>
          <w:p w14:paraId="37B9E5E1" w14:textId="77777777" w:rsidR="00393893" w:rsidRPr="00902096" w:rsidRDefault="00393893" w:rsidP="00976FFC">
            <w:r w:rsidRPr="00902096">
              <w:rPr>
                <w:sz w:val="20"/>
                <w:szCs w:val="20"/>
              </w:rPr>
              <w:t>Crisis/Systemic Risk</w:t>
            </w:r>
          </w:p>
        </w:tc>
        <w:tc>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351"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71B4A92D" w14:textId="77777777" w:rsidR="00393893" w:rsidRPr="00902096" w:rsidRDefault="00393893" w:rsidP="00976FFC">
            <w:pPr>
              <w:jc w:val="center"/>
            </w:pPr>
            <w:r w:rsidRPr="00902096">
              <w:rPr>
                <w:sz w:val="20"/>
                <w:szCs w:val="20"/>
              </w:rPr>
              <w:t>1</w:t>
            </w:r>
          </w:p>
        </w:tc>
        <w:tc>
          <w:tcPr>
            <w:tcW w:w="810" w:type="dxa"/>
            <w:shd w:val="clear" w:color="auto" w:fill="D9D9D9" w:themeFill="background1" w:themeFillShade="D9"/>
            <w:tcPrChange w:id="352" w:author="Bolivard, Guillaume" w:date="2026-01-17T02:26:00Z" w16du:dateUtc="2026-01-17T06:26:00Z">
              <w:tcPr>
                <w:tcW w:w="810" w:type="dxa"/>
                <w:shd w:val="clear" w:color="auto" w:fill="D9D9D9" w:themeFill="background1" w:themeFillShade="D9"/>
              </w:tcPr>
            </w:tcPrChange>
          </w:tcPr>
          <w:p w14:paraId="3195B6AC" w14:textId="3B00F7A7" w:rsidR="00393893" w:rsidRPr="00902096" w:rsidRDefault="00393893" w:rsidP="00976FFC">
            <w:pPr>
              <w:jc w:val="center"/>
              <w:rPr>
                <w:sz w:val="20"/>
                <w:szCs w:val="20"/>
              </w:rPr>
            </w:pPr>
            <w:ins w:id="353" w:author="Bolivard, Guillaume" w:date="2026-01-17T02:05:00Z" w16du:dateUtc="2026-01-17T06:05:00Z">
              <w:r w:rsidRPr="00902096">
                <w:rPr>
                  <w:sz w:val="20"/>
                  <w:szCs w:val="20"/>
                </w:rPr>
                <w:t>40</w:t>
              </w:r>
            </w:ins>
          </w:p>
        </w:tc>
        <w:tc>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Change w:id="354"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50" w:type="dxa"/>
                  <w:left w:w="80" w:type="dxa"/>
                  <w:bottom w:w="50" w:type="dxa"/>
                  <w:right w:w="80" w:type="dxa"/>
                </w:tcMar>
              </w:tcPr>
            </w:tcPrChange>
          </w:tcPr>
          <w:p w14:paraId="3ACB0548" w14:textId="40905652" w:rsidR="00393893" w:rsidRPr="00902096" w:rsidRDefault="00393893" w:rsidP="00976FFC">
            <w:pPr>
              <w:jc w:val="center"/>
            </w:pPr>
            <w:ins w:id="355" w:author="Bolivard, Guillaume" w:date="2026-01-17T02:06:00Z" w16du:dateUtc="2026-01-17T06:06:00Z">
              <w:r w:rsidRPr="00FF4E67">
                <w:rPr>
                  <w:b/>
                  <w:bCs/>
                  <w:sz w:val="20"/>
                  <w:szCs w:val="20"/>
                </w:rPr>
                <w:t>Yes</w:t>
              </w:r>
            </w:ins>
            <w:del w:id="356" w:author="Bolivard, Guillaume" w:date="2026-01-17T02:05:00Z" w16du:dateUtc="2026-01-17T06:05:00Z">
              <w:r w:rsidRPr="00902096" w:rsidDel="00896834">
                <w:rPr>
                  <w:sz w:val="20"/>
                  <w:szCs w:val="20"/>
                </w:rPr>
                <w:delText>40</w:delText>
              </w:r>
            </w:del>
          </w:p>
        </w:tc>
      </w:tr>
      <w:tr w:rsidR="00393893" w:rsidRPr="00902096" w14:paraId="56741585" w14:textId="77777777" w:rsidTr="00393893">
        <w:trPr>
          <w:trHeight w:val="269"/>
          <w:trPrChange w:id="357" w:author="Bolivard, Guillaume" w:date="2026-01-17T02:26:00Z" w16du:dateUtc="2026-01-17T06:26:00Z">
            <w:trPr>
              <w:trHeight w:val="269"/>
            </w:trPr>
          </w:trPrChange>
        </w:trPr>
        <w:tc>
          <w:tcPr>
            <w:tcW w:w="26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bottom"/>
            <w:tcPrChange w:id="358" w:author="Bolivard, Guillaume" w:date="2026-01-17T02:26:00Z" w16du:dateUtc="2026-01-17T06:26:00Z">
              <w:tcPr>
                <w:tcW w:w="26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bottom"/>
              </w:tcPr>
            </w:tcPrChange>
          </w:tcPr>
          <w:p w14:paraId="38A953A0" w14:textId="77777777" w:rsidR="00393893" w:rsidRPr="00902096" w:rsidRDefault="00393893" w:rsidP="00976FFC">
            <w:pPr>
              <w:pStyle w:val="p1"/>
              <w:jc w:val="center"/>
              <w:rPr>
                <w:rFonts w:eastAsiaTheme="minorHAnsi"/>
                <w:b/>
                <w:bCs/>
                <w:kern w:val="2"/>
                <w:sz w:val="20"/>
                <w:szCs w:val="20"/>
                <w14:ligatures w14:val="standardContextual"/>
              </w:rPr>
            </w:pPr>
            <w:r w:rsidRPr="00902096">
              <w:rPr>
                <w:rFonts w:eastAsiaTheme="minorHAnsi"/>
                <w:b/>
                <w:bCs/>
                <w:kern w:val="2"/>
                <w:sz w:val="20"/>
                <w:szCs w:val="20"/>
                <w14:ligatures w14:val="standardContextual"/>
              </w:rPr>
              <w:t>Supplemental Diagnostic Module</w:t>
            </w:r>
          </w:p>
        </w:tc>
        <w:tc>
          <w:tcPr>
            <w:tcW w:w="38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vAlign w:val="center"/>
            <w:tcPrChange w:id="359"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vAlign w:val="center"/>
              </w:tcPr>
            </w:tcPrChange>
          </w:tcPr>
          <w:p w14:paraId="52F9ED54" w14:textId="77777777" w:rsidR="00393893" w:rsidRPr="00902096" w:rsidRDefault="00393893" w:rsidP="00976FFC">
            <w:pPr>
              <w:rPr>
                <w:b/>
                <w:bCs/>
                <w:color w:val="FFFFFF"/>
                <w:sz w:val="20"/>
                <w:szCs w:val="20"/>
              </w:rPr>
            </w:pPr>
            <w:r w:rsidRPr="00902096">
              <w:rPr>
                <w:b/>
                <w:bCs/>
                <w:color w:val="FFFFFF"/>
                <w:sz w:val="20"/>
                <w:szCs w:val="20"/>
              </w:rPr>
              <w:t>10 Questions</w:t>
            </w:r>
          </w:p>
        </w:tc>
        <w:tc>
          <w:tcPr>
            <w:tcW w:w="72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Change w:id="360"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
            </w:tcPrChange>
          </w:tcPr>
          <w:p w14:paraId="59127EF0" w14:textId="77777777" w:rsidR="00393893" w:rsidRPr="00902096" w:rsidRDefault="00393893" w:rsidP="00976FFC">
            <w:pPr>
              <w:jc w:val="center"/>
              <w:rPr>
                <w:b/>
                <w:bCs/>
                <w:color w:val="FFFFFF"/>
                <w:sz w:val="20"/>
                <w:szCs w:val="20"/>
              </w:rPr>
            </w:pPr>
            <w:r w:rsidRPr="00902096">
              <w:rPr>
                <w:b/>
                <w:bCs/>
                <w:color w:val="FFFFFF"/>
                <w:sz w:val="20"/>
                <w:szCs w:val="20"/>
              </w:rPr>
              <w:t>10</w:t>
            </w:r>
          </w:p>
        </w:tc>
        <w:tc>
          <w:tcPr>
            <w:tcW w:w="810" w:type="dxa"/>
            <w:shd w:val="clear" w:color="auto" w:fill="747474" w:themeFill="background2" w:themeFillShade="80"/>
            <w:tcPrChange w:id="361" w:author="Bolivard, Guillaume" w:date="2026-01-17T02:26:00Z" w16du:dateUtc="2026-01-17T06:26:00Z">
              <w:tcPr>
                <w:tcW w:w="810" w:type="dxa"/>
                <w:shd w:val="clear" w:color="auto" w:fill="747474" w:themeFill="background2" w:themeFillShade="80"/>
              </w:tcPr>
            </w:tcPrChange>
          </w:tcPr>
          <w:p w14:paraId="743882E8" w14:textId="2F298A46" w:rsidR="00393893" w:rsidRPr="00902096" w:rsidRDefault="00393893" w:rsidP="00976FFC">
            <w:pPr>
              <w:jc w:val="center"/>
              <w:rPr>
                <w:b/>
                <w:bCs/>
                <w:color w:val="FFFFFF"/>
                <w:sz w:val="20"/>
                <w:szCs w:val="20"/>
              </w:rPr>
            </w:pPr>
            <w:ins w:id="362" w:author="Bolivard, Guillaume" w:date="2026-01-17T02:05:00Z" w16du:dateUtc="2026-01-17T06:05:00Z">
              <w:r w:rsidRPr="00902096">
                <w:rPr>
                  <w:b/>
                  <w:bCs/>
                  <w:color w:val="FFFFFF"/>
                  <w:sz w:val="20"/>
                  <w:szCs w:val="20"/>
                </w:rPr>
                <w:t>41-50</w:t>
              </w:r>
            </w:ins>
          </w:p>
        </w:tc>
        <w:tc>
          <w:tcPr>
            <w:tcW w:w="11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Change w:id="363"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
            </w:tcPrChange>
          </w:tcPr>
          <w:p w14:paraId="359CABB5" w14:textId="4EC7DB09" w:rsidR="00393893" w:rsidRPr="00902096" w:rsidRDefault="00393893" w:rsidP="00976FFC">
            <w:pPr>
              <w:jc w:val="center"/>
              <w:rPr>
                <w:b/>
                <w:bCs/>
                <w:color w:val="FFFFFF"/>
                <w:sz w:val="20"/>
                <w:szCs w:val="20"/>
              </w:rPr>
            </w:pPr>
            <w:ins w:id="364" w:author="Bolivard, Guillaume" w:date="2026-01-17T02:24:00Z" w16du:dateUtc="2026-01-17T06:24:00Z">
              <w:r w:rsidRPr="00F5315A">
                <w:rPr>
                  <w:b/>
                  <w:bCs/>
                  <w:color w:val="FFFFFF"/>
                  <w:sz w:val="20"/>
                  <w:szCs w:val="20"/>
                </w:rPr>
                <w:t>—</w:t>
              </w:r>
            </w:ins>
            <w:del w:id="365" w:author="Bolivard, Guillaume" w:date="2026-01-17T02:05:00Z" w16du:dateUtc="2026-01-17T06:05:00Z">
              <w:r w:rsidRPr="00902096" w:rsidDel="00896834">
                <w:rPr>
                  <w:b/>
                  <w:bCs/>
                  <w:color w:val="FFFFFF"/>
                  <w:sz w:val="20"/>
                  <w:szCs w:val="20"/>
                </w:rPr>
                <w:delText>41-50</w:delText>
              </w:r>
            </w:del>
          </w:p>
        </w:tc>
      </w:tr>
      <w:tr w:rsidR="00393893" w:rsidRPr="00902096" w14:paraId="5FD5A28F" w14:textId="77777777" w:rsidTr="00393893">
        <w:tc>
          <w:tcPr>
            <w:tcW w:w="26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Change w:id="366" w:author="Bolivard, Guillaume" w:date="2026-01-17T02:26:00Z" w16du:dateUtc="2026-01-17T06:26:00Z">
              <w:tcPr>
                <w:tcW w:w="26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cPrChange>
          </w:tcPr>
          <w:p w14:paraId="3E6A7632" w14:textId="77777777" w:rsidR="00393893" w:rsidRPr="00902096" w:rsidRDefault="00393893" w:rsidP="00976FFC">
            <w:pPr>
              <w:jc w:val="center"/>
            </w:pPr>
            <w:r w:rsidRPr="00902096">
              <w:rPr>
                <w:b/>
                <w:bCs/>
                <w:sz w:val="20"/>
                <w:szCs w:val="20"/>
              </w:rPr>
              <w:t>TOTAL</w:t>
            </w:r>
          </w:p>
        </w:tc>
        <w:tc>
          <w:tcPr>
            <w:tcW w:w="38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Change w:id="367"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
            </w:tcPrChange>
          </w:tcPr>
          <w:p w14:paraId="15451EB4" w14:textId="77777777" w:rsidR="00393893" w:rsidRPr="00902096" w:rsidRDefault="00393893" w:rsidP="00976FFC">
            <w:pPr>
              <w:rPr>
                <w:b/>
                <w:bCs/>
                <w:color w:val="FFFFFF"/>
                <w:sz w:val="20"/>
                <w:szCs w:val="20"/>
              </w:rPr>
            </w:pPr>
            <w:r w:rsidRPr="00902096">
              <w:rPr>
                <w:b/>
                <w:bCs/>
                <w:color w:val="FFFFFF"/>
                <w:sz w:val="20"/>
                <w:szCs w:val="20"/>
              </w:rPr>
              <w:t>50 Questions</w:t>
            </w:r>
          </w:p>
        </w:tc>
        <w:tc>
          <w:tcPr>
            <w:tcW w:w="72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Change w:id="368"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
            </w:tcPrChange>
          </w:tcPr>
          <w:p w14:paraId="17B79E42" w14:textId="77777777" w:rsidR="00393893" w:rsidRPr="00902096" w:rsidRDefault="00393893" w:rsidP="00976FFC">
            <w:pPr>
              <w:jc w:val="center"/>
              <w:rPr>
                <w:b/>
                <w:bCs/>
                <w:color w:val="FFFFFF"/>
                <w:sz w:val="20"/>
                <w:szCs w:val="20"/>
              </w:rPr>
            </w:pPr>
            <w:r w:rsidRPr="00902096">
              <w:rPr>
                <w:b/>
                <w:bCs/>
                <w:color w:val="FFFFFF"/>
                <w:sz w:val="20"/>
                <w:szCs w:val="20"/>
              </w:rPr>
              <w:t>40</w:t>
            </w:r>
          </w:p>
        </w:tc>
        <w:tc>
          <w:tcPr>
            <w:tcW w:w="810" w:type="dxa"/>
            <w:shd w:val="clear" w:color="auto" w:fill="747474" w:themeFill="background2" w:themeFillShade="80"/>
            <w:tcPrChange w:id="369" w:author="Bolivard, Guillaume" w:date="2026-01-17T02:26:00Z" w16du:dateUtc="2026-01-17T06:26:00Z">
              <w:tcPr>
                <w:tcW w:w="810" w:type="dxa"/>
                <w:shd w:val="clear" w:color="auto" w:fill="747474" w:themeFill="background2" w:themeFillShade="80"/>
              </w:tcPr>
            </w:tcPrChange>
          </w:tcPr>
          <w:p w14:paraId="085FB301" w14:textId="67AA79A4" w:rsidR="00393893" w:rsidRPr="00902096" w:rsidRDefault="00393893" w:rsidP="00976FFC">
            <w:pPr>
              <w:jc w:val="center"/>
              <w:rPr>
                <w:b/>
                <w:bCs/>
                <w:color w:val="FFFFFF"/>
                <w:sz w:val="20"/>
                <w:szCs w:val="20"/>
              </w:rPr>
            </w:pPr>
            <w:ins w:id="370" w:author="Bolivard, Guillaume" w:date="2026-01-17T02:05:00Z" w16du:dateUtc="2026-01-17T06:05:00Z">
              <w:r w:rsidRPr="00902096">
                <w:rPr>
                  <w:b/>
                  <w:bCs/>
                  <w:color w:val="FFFFFF"/>
                  <w:sz w:val="20"/>
                  <w:szCs w:val="20"/>
                </w:rPr>
                <w:t>—</w:t>
              </w:r>
            </w:ins>
          </w:p>
        </w:tc>
        <w:tc>
          <w:tcPr>
            <w:tcW w:w="11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Change w:id="371"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
            </w:tcPrChange>
          </w:tcPr>
          <w:p w14:paraId="7A3F0CA9" w14:textId="5D8EB5C5" w:rsidR="00393893" w:rsidRPr="00902096" w:rsidRDefault="00393893" w:rsidP="00976FFC">
            <w:pPr>
              <w:jc w:val="center"/>
              <w:rPr>
                <w:b/>
                <w:bCs/>
                <w:color w:val="FFFFFF"/>
                <w:sz w:val="20"/>
                <w:szCs w:val="20"/>
              </w:rPr>
            </w:pPr>
            <w:ins w:id="372" w:author="Bolivard, Guillaume" w:date="2026-01-17T02:24:00Z" w16du:dateUtc="2026-01-17T06:24:00Z">
              <w:r w:rsidRPr="00F5315A">
                <w:rPr>
                  <w:b/>
                  <w:bCs/>
                  <w:color w:val="FFFFFF"/>
                  <w:sz w:val="20"/>
                  <w:szCs w:val="20"/>
                </w:rPr>
                <w:t>—</w:t>
              </w:r>
            </w:ins>
            <w:del w:id="373" w:author="Bolivard, Guillaume" w:date="2026-01-17T02:05:00Z" w16du:dateUtc="2026-01-17T06:05:00Z">
              <w:r w:rsidRPr="00902096" w:rsidDel="00896834">
                <w:rPr>
                  <w:b/>
                  <w:bCs/>
                  <w:color w:val="FFFFFF"/>
                  <w:sz w:val="20"/>
                  <w:szCs w:val="20"/>
                </w:rPr>
                <w:delText>—</w:delText>
              </w:r>
            </w:del>
          </w:p>
        </w:tc>
      </w:tr>
      <w:tr w:rsidR="00393893" w:rsidRPr="00902096" w14:paraId="07413F4D" w14:textId="77777777" w:rsidTr="00393893">
        <w:tc>
          <w:tcPr>
            <w:tcW w:w="26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Change w:id="374" w:author="Bolivard, Guillaume" w:date="2026-01-17T02:26:00Z" w16du:dateUtc="2026-01-17T06:26:00Z">
              <w:tcPr>
                <w:tcW w:w="26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cPrChange>
          </w:tcPr>
          <w:p w14:paraId="21CA28D5" w14:textId="77777777" w:rsidR="00393893" w:rsidRPr="00902096" w:rsidRDefault="00393893" w:rsidP="00976FFC">
            <w:pPr>
              <w:jc w:val="center"/>
              <w:rPr>
                <w:b/>
                <w:bCs/>
                <w:sz w:val="20"/>
                <w:szCs w:val="20"/>
              </w:rPr>
            </w:pPr>
            <w:r w:rsidRPr="00902096">
              <w:rPr>
                <w:b/>
                <w:bCs/>
                <w:sz w:val="20"/>
                <w:szCs w:val="20"/>
              </w:rPr>
              <w:t xml:space="preserve">TOTAL (with </w:t>
            </w:r>
            <w:r w:rsidRPr="00902096">
              <w:rPr>
                <w:rFonts w:eastAsiaTheme="minorHAnsi"/>
                <w:b/>
                <w:bCs/>
                <w:kern w:val="2"/>
                <w:sz w:val="20"/>
                <w:szCs w:val="20"/>
                <w14:ligatures w14:val="standardContextual"/>
              </w:rPr>
              <w:t>Baseline Covariates</w:t>
            </w:r>
            <w:r w:rsidRPr="00902096">
              <w:rPr>
                <w:b/>
                <w:bCs/>
                <w:sz w:val="20"/>
                <w:szCs w:val="20"/>
              </w:rPr>
              <w:t>)</w:t>
            </w:r>
          </w:p>
        </w:tc>
        <w:tc>
          <w:tcPr>
            <w:tcW w:w="38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Change w:id="375" w:author="Bolivard, Guillaume" w:date="2026-01-17T02:26:00Z" w16du:dateUtc="2026-01-17T06:26:00Z">
              <w:tcPr>
                <w:tcW w:w="38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
            </w:tcPrChange>
          </w:tcPr>
          <w:p w14:paraId="638D47E5" w14:textId="31ABC794" w:rsidR="00393893" w:rsidRPr="00902096" w:rsidRDefault="00393893" w:rsidP="00976FFC">
            <w:pPr>
              <w:rPr>
                <w:b/>
                <w:bCs/>
                <w:color w:val="FFFFFF"/>
                <w:sz w:val="20"/>
                <w:szCs w:val="20"/>
              </w:rPr>
            </w:pPr>
            <w:r w:rsidRPr="00902096">
              <w:rPr>
                <w:b/>
                <w:bCs/>
                <w:color w:val="FFFFFF"/>
                <w:sz w:val="20"/>
                <w:szCs w:val="20"/>
              </w:rPr>
              <w:t>6</w:t>
            </w:r>
            <w:r>
              <w:rPr>
                <w:b/>
                <w:bCs/>
                <w:color w:val="FFFFFF"/>
                <w:sz w:val="20"/>
                <w:szCs w:val="20"/>
              </w:rPr>
              <w:t>2</w:t>
            </w:r>
            <w:r w:rsidRPr="00902096">
              <w:rPr>
                <w:b/>
                <w:bCs/>
                <w:color w:val="FFFFFF"/>
                <w:sz w:val="20"/>
                <w:szCs w:val="20"/>
              </w:rPr>
              <w:t xml:space="preserve"> Questions</w:t>
            </w:r>
          </w:p>
        </w:tc>
        <w:tc>
          <w:tcPr>
            <w:tcW w:w="72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Change w:id="376" w:author="Bolivard, Guillaume" w:date="2026-01-17T02:26:00Z" w16du:dateUtc="2026-01-17T06:26:00Z">
              <w:tcPr>
                <w:tcW w:w="72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
            </w:tcPrChange>
          </w:tcPr>
          <w:p w14:paraId="3E0C1833" w14:textId="77777777" w:rsidR="00393893" w:rsidRPr="00902096" w:rsidRDefault="00393893" w:rsidP="00976FFC">
            <w:pPr>
              <w:jc w:val="center"/>
              <w:rPr>
                <w:b/>
                <w:bCs/>
                <w:color w:val="FFFFFF"/>
                <w:sz w:val="20"/>
                <w:szCs w:val="20"/>
              </w:rPr>
            </w:pPr>
            <w:r w:rsidRPr="00902096">
              <w:rPr>
                <w:b/>
                <w:bCs/>
                <w:color w:val="FFFFFF"/>
                <w:sz w:val="20"/>
                <w:szCs w:val="20"/>
              </w:rPr>
              <w:t>60</w:t>
            </w:r>
          </w:p>
        </w:tc>
        <w:tc>
          <w:tcPr>
            <w:tcW w:w="810" w:type="dxa"/>
            <w:shd w:val="clear" w:color="auto" w:fill="747474" w:themeFill="background2" w:themeFillShade="80"/>
            <w:tcPrChange w:id="377" w:author="Bolivard, Guillaume" w:date="2026-01-17T02:26:00Z" w16du:dateUtc="2026-01-17T06:26:00Z">
              <w:tcPr>
                <w:tcW w:w="810" w:type="dxa"/>
                <w:shd w:val="clear" w:color="auto" w:fill="747474" w:themeFill="background2" w:themeFillShade="80"/>
              </w:tcPr>
            </w:tcPrChange>
          </w:tcPr>
          <w:p w14:paraId="2038742F" w14:textId="12097D18" w:rsidR="00393893" w:rsidRPr="00902096" w:rsidRDefault="00393893" w:rsidP="00976FFC">
            <w:pPr>
              <w:jc w:val="center"/>
              <w:rPr>
                <w:b/>
                <w:bCs/>
                <w:color w:val="FFFFFF"/>
                <w:sz w:val="20"/>
                <w:szCs w:val="20"/>
              </w:rPr>
            </w:pPr>
            <w:ins w:id="378" w:author="Bolivard, Guillaume" w:date="2026-01-17T02:05:00Z" w16du:dateUtc="2026-01-17T06:05:00Z">
              <w:r w:rsidRPr="00902096">
                <w:rPr>
                  <w:b/>
                  <w:bCs/>
                  <w:color w:val="FFFFFF"/>
                  <w:sz w:val="20"/>
                  <w:szCs w:val="20"/>
                </w:rPr>
                <w:t>—</w:t>
              </w:r>
            </w:ins>
          </w:p>
        </w:tc>
        <w:tc>
          <w:tcPr>
            <w:tcW w:w="11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Change w:id="379" w:author="Bolivard, Guillaume" w:date="2026-01-17T02:26:00Z" w16du:dateUtc="2026-01-17T06:26:00Z">
              <w:tcPr>
                <w:tcW w:w="117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80" w:type="dxa"/>
                  <w:bottom w:w="80" w:type="dxa"/>
                  <w:right w:w="80" w:type="dxa"/>
                </w:tcMar>
              </w:tcPr>
            </w:tcPrChange>
          </w:tcPr>
          <w:p w14:paraId="7109279A" w14:textId="11A64A05" w:rsidR="00393893" w:rsidRPr="00902096" w:rsidRDefault="00393893" w:rsidP="00976FFC">
            <w:pPr>
              <w:jc w:val="center"/>
              <w:rPr>
                <w:b/>
                <w:bCs/>
                <w:color w:val="FFFFFF"/>
                <w:sz w:val="20"/>
                <w:szCs w:val="20"/>
              </w:rPr>
            </w:pPr>
            <w:ins w:id="380" w:author="Bolivard, Guillaume" w:date="2026-01-17T02:24:00Z" w16du:dateUtc="2026-01-17T06:24:00Z">
              <w:r w:rsidRPr="00F5315A">
                <w:rPr>
                  <w:b/>
                  <w:bCs/>
                  <w:color w:val="FFFFFF"/>
                  <w:sz w:val="20"/>
                  <w:szCs w:val="20"/>
                </w:rPr>
                <w:t>—</w:t>
              </w:r>
            </w:ins>
            <w:del w:id="381" w:author="Bolivard, Guillaume" w:date="2026-01-17T02:05:00Z" w16du:dateUtc="2026-01-17T06:05:00Z">
              <w:r w:rsidRPr="00902096" w:rsidDel="00896834">
                <w:rPr>
                  <w:b/>
                  <w:bCs/>
                  <w:color w:val="FFFFFF"/>
                  <w:sz w:val="20"/>
                  <w:szCs w:val="20"/>
                </w:rPr>
                <w:delText>—</w:delText>
              </w:r>
            </w:del>
          </w:p>
        </w:tc>
      </w:tr>
    </w:tbl>
    <w:p w14:paraId="6D26264A" w14:textId="77777777" w:rsidR="00AD3EA8" w:rsidRPr="00902096" w:rsidRDefault="00AD3EA8" w:rsidP="00AD3EA8"/>
    <w:p w14:paraId="6B97E35C" w14:textId="77777777" w:rsidR="00AD3EA8" w:rsidRPr="00902096" w:rsidDel="00896834" w:rsidRDefault="00AD3EA8" w:rsidP="00AD3EA8">
      <w:pPr>
        <w:pStyle w:val="Heading1"/>
        <w:rPr>
          <w:del w:id="382" w:author="Bolivard, Guillaume" w:date="2026-01-17T02:08:00Z" w16du:dateUtc="2026-01-17T06:08:00Z"/>
          <w:rFonts w:ascii="Times New Roman" w:hAnsi="Times New Roman" w:cs="Times New Roman"/>
          <w:b/>
          <w:bCs/>
          <w:color w:val="auto"/>
        </w:rPr>
      </w:pPr>
    </w:p>
    <w:p w14:paraId="3CFA31A4" w14:textId="3C66E7F2" w:rsidR="00AD3EA8" w:rsidRPr="00902096" w:rsidDel="00896834" w:rsidRDefault="00AD3EA8" w:rsidP="00AD3EA8">
      <w:pPr>
        <w:rPr>
          <w:del w:id="383" w:author="Bolivard, Guillaume" w:date="2026-01-17T02:08:00Z" w16du:dateUtc="2026-01-17T06:08:00Z"/>
        </w:rPr>
      </w:pPr>
    </w:p>
    <w:p w14:paraId="654F25BC" w14:textId="77777777" w:rsidR="00AD3EA8" w:rsidRPr="00902096" w:rsidRDefault="00AD3EA8" w:rsidP="00AD3EA8">
      <w:pPr>
        <w:pStyle w:val="Heading1"/>
        <w:spacing w:line="278" w:lineRule="auto"/>
        <w:rPr>
          <w:rFonts w:ascii="Times New Roman" w:hAnsi="Times New Roman" w:cs="Times New Roman"/>
          <w:b/>
          <w:bCs/>
          <w:color w:val="auto"/>
          <w:kern w:val="2"/>
          <w14:ligatures w14:val="standardContextual"/>
        </w:rPr>
      </w:pPr>
      <w:r w:rsidRPr="00902096">
        <w:rPr>
          <w:rFonts w:ascii="Times New Roman" w:hAnsi="Times New Roman" w:cs="Times New Roman"/>
          <w:b/>
          <w:bCs/>
          <w:color w:val="auto"/>
          <w:kern w:val="2"/>
          <w14:ligatures w14:val="standardContextual"/>
        </w:rPr>
        <w:t>Baseline Covariates (Not Scored)</w:t>
      </w:r>
    </w:p>
    <w:p w14:paraId="2867903D" w14:textId="77777777" w:rsidR="00AD3EA8" w:rsidRPr="00902096" w:rsidRDefault="00AD3EA8" w:rsidP="00AD3EA8">
      <w:pPr>
        <w:spacing w:after="200"/>
      </w:pPr>
      <w:r w:rsidRPr="00902096">
        <w:rPr>
          <w:i/>
          <w:iCs/>
          <w:sz w:val="22"/>
          <w:szCs w:val="22"/>
        </w:rPr>
        <w:t>These questions collect demographic and background information for heterogeneity analysis. They are not scored.</w:t>
      </w:r>
    </w:p>
    <w:p w14:paraId="455DDAD9" w14:textId="77777777" w:rsidR="00644890" w:rsidRDefault="00AD3EA8" w:rsidP="00AD3EA8">
      <w:pPr>
        <w:pStyle w:val="Heading1"/>
        <w:spacing w:line="278" w:lineRule="auto"/>
        <w:rPr>
          <w:ins w:id="384" w:author="Bolivard, Guillaume" w:date="2026-01-17T01:39:00Z" w16du:dateUtc="2026-01-17T05:39:00Z"/>
          <w:rFonts w:ascii="Times New Roman" w:hAnsi="Times New Roman" w:cs="Times New Roman"/>
          <w:b/>
          <w:bCs/>
          <w:color w:val="auto"/>
          <w:kern w:val="2"/>
          <w:sz w:val="28"/>
          <w:szCs w:val="28"/>
          <w14:ligatures w14:val="standardContextual"/>
        </w:rPr>
      </w:pPr>
      <w:r w:rsidRPr="00902096">
        <w:rPr>
          <w:rFonts w:ascii="Times New Roman" w:hAnsi="Times New Roman" w:cs="Times New Roman"/>
          <w:b/>
          <w:bCs/>
          <w:color w:val="auto"/>
          <w:kern w:val="2"/>
          <w:sz w:val="28"/>
          <w:szCs w:val="28"/>
          <w14:ligatures w14:val="standardContextual"/>
        </w:rPr>
        <w:t xml:space="preserve">Demographic Characteristics </w:t>
      </w:r>
    </w:p>
    <w:p w14:paraId="28154010" w14:textId="7421433A" w:rsidR="00AD3EA8" w:rsidRPr="00644890" w:rsidRDefault="00AD3EA8" w:rsidP="00644890">
      <w:pPr>
        <w:spacing w:after="200"/>
        <w:rPr>
          <w:i/>
          <w:iCs/>
          <w:color w:val="666666"/>
          <w:sz w:val="22"/>
          <w:szCs w:val="22"/>
          <w:rPrChange w:id="385" w:author="Bolivard, Guillaume" w:date="2026-01-17T01:40:00Z" w16du:dateUtc="2026-01-17T05:40:00Z">
            <w:rPr>
              <w:rFonts w:ascii="Times New Roman" w:hAnsi="Times New Roman" w:cs="Times New Roman"/>
              <w:b/>
              <w:bCs/>
              <w:color w:val="auto"/>
              <w:kern w:val="2"/>
              <w:sz w:val="28"/>
              <w:szCs w:val="28"/>
              <w14:ligatures w14:val="standardContextual"/>
            </w:rPr>
          </w:rPrChange>
        </w:rPr>
        <w:pPrChange w:id="386" w:author="Bolivard, Guillaume" w:date="2026-01-17T01:40:00Z" w16du:dateUtc="2026-01-17T05:40:00Z">
          <w:pPr>
            <w:pStyle w:val="Heading1"/>
            <w:spacing w:line="278" w:lineRule="auto"/>
          </w:pPr>
        </w:pPrChange>
      </w:pPr>
      <w:r w:rsidRPr="00644890">
        <w:rPr>
          <w:i/>
          <w:iCs/>
          <w:color w:val="666666"/>
          <w:sz w:val="22"/>
          <w:szCs w:val="22"/>
          <w:rPrChange w:id="387" w:author="Bolivard, Guillaume" w:date="2026-01-17T01:40:00Z" w16du:dateUtc="2026-01-17T05:40:00Z">
            <w:rPr>
              <w:rFonts w:ascii="Times New Roman" w:hAnsi="Times New Roman" w:cs="Times New Roman"/>
              <w:b/>
              <w:bCs/>
              <w:color w:val="auto"/>
              <w:kern w:val="2"/>
              <w:sz w:val="28"/>
              <w:szCs w:val="28"/>
              <w14:ligatures w14:val="standardContextual"/>
            </w:rPr>
          </w:rPrChange>
        </w:rPr>
        <w:t>(Q1–Q5)</w:t>
      </w:r>
      <w:ins w:id="388" w:author="Bolivard, Guillaume" w:date="2026-01-17T01:40:00Z" w16du:dateUtc="2026-01-17T05:40:00Z">
        <w:r w:rsidR="00644890">
          <w:rPr>
            <w:i/>
            <w:iCs/>
            <w:color w:val="666666"/>
            <w:sz w:val="22"/>
            <w:szCs w:val="22"/>
          </w:rPr>
          <w:t>.</w:t>
        </w:r>
      </w:ins>
    </w:p>
    <w:p w14:paraId="52477FBA" w14:textId="77777777" w:rsidR="00AD3EA8" w:rsidRPr="00902096" w:rsidRDefault="00AD3EA8" w:rsidP="00AD3EA8">
      <w:pPr>
        <w:spacing w:before="240" w:after="120"/>
      </w:pPr>
      <w:r w:rsidRPr="00902096">
        <w:rPr>
          <w:rFonts w:eastAsiaTheme="minorHAnsi"/>
          <w:b/>
          <w:bCs/>
          <w:kern w:val="2"/>
          <w14:ligatures w14:val="standardContextual"/>
        </w:rPr>
        <w:t>Question B1.</w:t>
      </w:r>
      <w:r w:rsidRPr="00902096">
        <w:t xml:space="preserve"> </w:t>
      </w:r>
      <w:r w:rsidRPr="00902096">
        <w:rPr>
          <w:rFonts w:eastAsiaTheme="minorHAnsi"/>
          <w:kern w:val="2"/>
          <w14:ligatures w14:val="standardContextual"/>
        </w:rPr>
        <w:t>What is your gender?</w:t>
      </w:r>
      <w:r w:rsidRPr="00902096">
        <w:rPr>
          <w:i/>
          <w:iCs/>
          <w:color w:val="666666"/>
          <w:sz w:val="20"/>
          <w:szCs w:val="20"/>
        </w:rPr>
        <w:t xml:space="preserve"> </w:t>
      </w:r>
      <w:r w:rsidRPr="00902096">
        <w:rPr>
          <w:rFonts w:eastAsiaTheme="minorHAnsi"/>
          <w:i/>
          <w:iCs/>
          <w:color w:val="666666"/>
          <w:kern w:val="2"/>
          <w:sz w:val="20"/>
          <w:szCs w:val="20"/>
          <w14:ligatures w14:val="standardContextual"/>
        </w:rPr>
        <w:t>[Demographic Characteristics]</w:t>
      </w:r>
    </w:p>
    <w:p w14:paraId="1BFBDB37"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A) Female</w:t>
      </w:r>
    </w:p>
    <w:p w14:paraId="28157BE3"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B) Male</w:t>
      </w:r>
    </w:p>
    <w:p w14:paraId="5B3E8210"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C) Prefer not to say</w:t>
      </w:r>
    </w:p>
    <w:p w14:paraId="08108E69" w14:textId="77777777" w:rsidR="00AD3EA8" w:rsidRPr="00902096" w:rsidRDefault="00AD3EA8" w:rsidP="00AD3EA8">
      <w:pPr>
        <w:spacing w:before="240" w:after="120"/>
      </w:pPr>
      <w:r w:rsidRPr="00902096">
        <w:rPr>
          <w:rFonts w:eastAsiaTheme="minorHAnsi"/>
          <w:b/>
          <w:bCs/>
          <w:kern w:val="2"/>
          <w14:ligatures w14:val="standardContextual"/>
        </w:rPr>
        <w:t xml:space="preserve">Question B2. </w:t>
      </w:r>
      <w:r w:rsidRPr="00902096">
        <w:rPr>
          <w:rFonts w:eastAsiaTheme="minorHAnsi"/>
          <w:kern w:val="2"/>
          <w14:ligatures w14:val="standardContextual"/>
        </w:rPr>
        <w:t>Which category best describes your racial or ethnic background?</w:t>
      </w:r>
      <w:r w:rsidRPr="00902096">
        <w:rPr>
          <w:i/>
          <w:iCs/>
          <w:color w:val="666666"/>
          <w:sz w:val="20"/>
          <w:szCs w:val="20"/>
        </w:rPr>
        <w:t xml:space="preserve"> [Demographic Characteristics]</w:t>
      </w:r>
    </w:p>
    <w:p w14:paraId="7E340983"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A) White or Caucasian</w:t>
      </w:r>
    </w:p>
    <w:p w14:paraId="2D5DEFB6"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B) Asian</w:t>
      </w:r>
    </w:p>
    <w:p w14:paraId="07C1DC08"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C) Black or African American</w:t>
      </w:r>
    </w:p>
    <w:p w14:paraId="3322DA40"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D) Hispanic or Latino</w:t>
      </w:r>
    </w:p>
    <w:p w14:paraId="5B1B9DB1"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E) Native Hawaiian or Pacific Islander</w:t>
      </w:r>
    </w:p>
    <w:p w14:paraId="4D7D8457"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F) Native American or Alaska Native</w:t>
      </w:r>
    </w:p>
    <w:p w14:paraId="634ACCCE"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G) Two or more racial or ethnic backgrounds</w:t>
      </w:r>
    </w:p>
    <w:p w14:paraId="479FD473"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lastRenderedPageBreak/>
        <w:t>H) Other</w:t>
      </w:r>
    </w:p>
    <w:p w14:paraId="59A622E8"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I) Prefer not to say</w:t>
      </w:r>
    </w:p>
    <w:p w14:paraId="55960408" w14:textId="77777777" w:rsidR="00AD3EA8" w:rsidRPr="00902096" w:rsidRDefault="00AD3EA8" w:rsidP="00AD3EA8">
      <w:pPr>
        <w:spacing w:before="240" w:after="120"/>
      </w:pPr>
      <w:r w:rsidRPr="00902096">
        <w:rPr>
          <w:rFonts w:eastAsiaTheme="minorHAnsi"/>
          <w:b/>
          <w:bCs/>
          <w:kern w:val="2"/>
          <w14:ligatures w14:val="standardContextual"/>
        </w:rPr>
        <w:t>Question B3.</w:t>
      </w:r>
      <w:r w:rsidRPr="00902096">
        <w:rPr>
          <w:rFonts w:eastAsiaTheme="minorHAnsi"/>
          <w:kern w:val="2"/>
          <w14:ligatures w14:val="standardContextual"/>
        </w:rPr>
        <w:t xml:space="preserve"> What is your age range? </w:t>
      </w:r>
      <w:r w:rsidRPr="00902096">
        <w:rPr>
          <w:i/>
          <w:iCs/>
          <w:color w:val="666666"/>
          <w:sz w:val="20"/>
          <w:szCs w:val="20"/>
        </w:rPr>
        <w:t>[Demographic Characteristics]</w:t>
      </w:r>
    </w:p>
    <w:p w14:paraId="77259A5E"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A) 20 or under</w:t>
      </w:r>
    </w:p>
    <w:p w14:paraId="78A004D3"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B) Above 20</w:t>
      </w:r>
    </w:p>
    <w:p w14:paraId="2DE61C72" w14:textId="77777777" w:rsidR="00AD3EA8" w:rsidRPr="00902096" w:rsidRDefault="00AD3EA8" w:rsidP="00AD3EA8">
      <w:pPr>
        <w:spacing w:before="240" w:after="120"/>
      </w:pPr>
      <w:r w:rsidRPr="00902096">
        <w:rPr>
          <w:rFonts w:eastAsiaTheme="minorHAnsi"/>
          <w:b/>
          <w:bCs/>
          <w:kern w:val="2"/>
          <w14:ligatures w14:val="standardContextual"/>
        </w:rPr>
        <w:t>Question B4.</w:t>
      </w:r>
      <w:r w:rsidRPr="00902096">
        <w:rPr>
          <w:rFonts w:eastAsiaTheme="minorHAnsi"/>
          <w:kern w:val="2"/>
          <w14:ligatures w14:val="standardContextual"/>
        </w:rPr>
        <w:t xml:space="preserve"> What is your first language?</w:t>
      </w:r>
      <w:r w:rsidRPr="00902096">
        <w:rPr>
          <w:i/>
          <w:iCs/>
          <w:color w:val="666666"/>
          <w:sz w:val="20"/>
          <w:szCs w:val="20"/>
        </w:rPr>
        <w:t xml:space="preserve"> [Demographic Characteristics]</w:t>
      </w:r>
    </w:p>
    <w:p w14:paraId="6FDE1CC0"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A) English</w:t>
      </w:r>
    </w:p>
    <w:p w14:paraId="3701DBB3"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B) Spanish</w:t>
      </w:r>
    </w:p>
    <w:p w14:paraId="5D5635B9"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C) Chinese (any dialect)</w:t>
      </w:r>
    </w:p>
    <w:p w14:paraId="4F57CFED"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D) French</w:t>
      </w:r>
    </w:p>
    <w:p w14:paraId="76D08924"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E) Russian</w:t>
      </w:r>
    </w:p>
    <w:p w14:paraId="392A264F"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F) Dutch</w:t>
      </w:r>
    </w:p>
    <w:p w14:paraId="210C84AF"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G) Other (please specify): ________</w:t>
      </w:r>
    </w:p>
    <w:p w14:paraId="784AFB32" w14:textId="77777777" w:rsidR="00AD3EA8" w:rsidRPr="00902096" w:rsidRDefault="00AD3EA8" w:rsidP="00AD3EA8">
      <w:pPr>
        <w:spacing w:before="240" w:after="120"/>
      </w:pPr>
      <w:r w:rsidRPr="00902096">
        <w:rPr>
          <w:rFonts w:eastAsiaTheme="minorHAnsi"/>
          <w:b/>
          <w:bCs/>
          <w:kern w:val="2"/>
          <w14:ligatures w14:val="standardContextual"/>
        </w:rPr>
        <w:t>Question B5.</w:t>
      </w:r>
      <w:r w:rsidRPr="00902096">
        <w:rPr>
          <w:rFonts w:eastAsiaTheme="minorHAnsi"/>
          <w:kern w:val="2"/>
          <w14:ligatures w14:val="standardContextual"/>
        </w:rPr>
        <w:t xml:space="preserve"> Do you have work experience?</w:t>
      </w:r>
      <w:r w:rsidRPr="00902096">
        <w:rPr>
          <w:i/>
          <w:iCs/>
          <w:color w:val="666666"/>
          <w:sz w:val="20"/>
          <w:szCs w:val="20"/>
        </w:rPr>
        <w:t xml:space="preserve"> [Demographic Characteristics]</w:t>
      </w:r>
    </w:p>
    <w:p w14:paraId="6F93B442"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A) No work experience</w:t>
      </w:r>
    </w:p>
    <w:p w14:paraId="10773500"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B) Part-time employment</w:t>
      </w:r>
    </w:p>
    <w:p w14:paraId="4838FF91"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C) Full-time employment</w:t>
      </w:r>
    </w:p>
    <w:p w14:paraId="4DB12ADA" w14:textId="69DF1E6A" w:rsidR="00AD3EA8" w:rsidRPr="00902096" w:rsidRDefault="00AD3EA8" w:rsidP="00AD3EA8">
      <w:pPr>
        <w:pStyle w:val="Heading3"/>
        <w:rPr>
          <w:rFonts w:cs="Times New Roman"/>
          <w:b/>
          <w:bCs/>
          <w:color w:val="auto"/>
          <w:kern w:val="2"/>
          <w14:ligatures w14:val="standardContextual"/>
        </w:rPr>
      </w:pPr>
      <w:r w:rsidRPr="00902096">
        <w:rPr>
          <w:rFonts w:cs="Times New Roman"/>
          <w:b/>
          <w:bCs/>
          <w:color w:val="auto"/>
          <w:kern w:val="2"/>
          <w14:ligatures w14:val="standardContextual"/>
        </w:rPr>
        <w:t>Financial Background &amp; Context (Q6–Q</w:t>
      </w:r>
      <w:r w:rsidR="008A5437" w:rsidRPr="00902096">
        <w:rPr>
          <w:rFonts w:cs="Times New Roman"/>
          <w:b/>
          <w:bCs/>
          <w:color w:val="auto"/>
          <w:kern w:val="2"/>
          <w14:ligatures w14:val="standardContextual"/>
        </w:rPr>
        <w:t>10</w:t>
      </w:r>
      <w:r w:rsidRPr="00902096">
        <w:rPr>
          <w:rFonts w:cs="Times New Roman"/>
          <w:b/>
          <w:bCs/>
          <w:color w:val="auto"/>
          <w:kern w:val="2"/>
          <w14:ligatures w14:val="standardContextual"/>
        </w:rPr>
        <w:t>)</w:t>
      </w:r>
    </w:p>
    <w:p w14:paraId="20C5CA7C" w14:textId="77777777" w:rsidR="00AD3EA8" w:rsidRPr="00902096" w:rsidRDefault="00AD3EA8" w:rsidP="00AD3EA8">
      <w:pPr>
        <w:spacing w:before="240" w:after="120"/>
      </w:pPr>
      <w:r w:rsidRPr="00902096">
        <w:rPr>
          <w:rFonts w:eastAsiaTheme="minorHAnsi"/>
          <w:b/>
          <w:bCs/>
          <w:kern w:val="2"/>
          <w14:ligatures w14:val="standardContextual"/>
        </w:rPr>
        <w:t xml:space="preserve">Question B6. </w:t>
      </w:r>
      <w:r w:rsidRPr="00902096">
        <w:rPr>
          <w:rFonts w:eastAsiaTheme="minorHAnsi"/>
          <w:kern w:val="2"/>
          <w14:ligatures w14:val="standardContextual"/>
        </w:rPr>
        <w:t>Prior to enrolling in this course, had you personally used any of the following financial products? (Select all that apply)</w:t>
      </w:r>
      <w:r w:rsidRPr="00902096">
        <w:rPr>
          <w:rFonts w:eastAsiaTheme="minorHAnsi"/>
          <w:b/>
          <w:bCs/>
          <w:kern w:val="2"/>
          <w14:ligatures w14:val="standardContextual"/>
        </w:rPr>
        <w:t xml:space="preserve"> </w:t>
      </w:r>
      <w:r w:rsidRPr="00902096">
        <w:rPr>
          <w:i/>
          <w:iCs/>
          <w:color w:val="666666"/>
          <w:sz w:val="20"/>
          <w:szCs w:val="20"/>
        </w:rPr>
        <w:t>[Financial Background &amp; Context]</w:t>
      </w:r>
    </w:p>
    <w:p w14:paraId="5EF5AFFE"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A) Credit card</w:t>
      </w:r>
    </w:p>
    <w:p w14:paraId="126D7EEA"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B) Student loan</w:t>
      </w:r>
    </w:p>
    <w:p w14:paraId="0DAA901B"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C) Auto loan</w:t>
      </w:r>
    </w:p>
    <w:p w14:paraId="63671F04"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D) Investment account (stocks, ETFs, mutual funds)</w:t>
      </w:r>
    </w:p>
    <w:p w14:paraId="061DDA09"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E) Insurance policy in your own name</w:t>
      </w:r>
    </w:p>
    <w:p w14:paraId="42424F3B"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F) None of the above</w:t>
      </w:r>
    </w:p>
    <w:p w14:paraId="04E65A9C" w14:textId="77777777" w:rsidR="00AD3EA8" w:rsidRPr="00902096" w:rsidRDefault="00AD3EA8" w:rsidP="00AD3EA8">
      <w:pPr>
        <w:spacing w:before="240" w:after="120"/>
      </w:pPr>
      <w:r w:rsidRPr="00902096">
        <w:rPr>
          <w:rFonts w:eastAsiaTheme="minorHAnsi"/>
          <w:b/>
          <w:bCs/>
          <w:kern w:val="2"/>
          <w14:ligatures w14:val="standardContextual"/>
        </w:rPr>
        <w:t xml:space="preserve">Question B7. </w:t>
      </w:r>
      <w:r w:rsidRPr="00902096">
        <w:rPr>
          <w:rFonts w:eastAsiaTheme="minorHAnsi"/>
          <w:kern w:val="2"/>
          <w14:ligatures w14:val="standardContextual"/>
        </w:rPr>
        <w:t>Before enrolling in this course, how would you rate your overall financial knowledge?</w:t>
      </w:r>
      <w:r w:rsidRPr="00902096">
        <w:rPr>
          <w:i/>
          <w:iCs/>
          <w:color w:val="666666"/>
          <w:sz w:val="20"/>
          <w:szCs w:val="20"/>
        </w:rPr>
        <w:t xml:space="preserve"> [Financial Background &amp; Context]</w:t>
      </w:r>
    </w:p>
    <w:p w14:paraId="142ED3CA"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A) Very low</w:t>
      </w:r>
    </w:p>
    <w:p w14:paraId="637F99F0"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B) Low</w:t>
      </w:r>
    </w:p>
    <w:p w14:paraId="314176D0"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C) Moderate</w:t>
      </w:r>
    </w:p>
    <w:p w14:paraId="3777CF3F"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D) High</w:t>
      </w:r>
    </w:p>
    <w:p w14:paraId="0A567AE2"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E) Very high</w:t>
      </w:r>
    </w:p>
    <w:p w14:paraId="32B4DF28" w14:textId="77777777" w:rsidR="00AD3EA8" w:rsidRPr="00902096" w:rsidRDefault="00AD3EA8" w:rsidP="00AD3EA8">
      <w:pPr>
        <w:spacing w:before="240" w:after="120"/>
      </w:pPr>
      <w:r w:rsidRPr="00902096">
        <w:rPr>
          <w:rFonts w:eastAsiaTheme="minorHAnsi"/>
          <w:b/>
          <w:bCs/>
          <w:kern w:val="2"/>
          <w14:ligatures w14:val="standardContextual"/>
        </w:rPr>
        <w:t xml:space="preserve">Question B8. </w:t>
      </w:r>
      <w:r w:rsidRPr="00902096">
        <w:rPr>
          <w:rFonts w:eastAsiaTheme="minorHAnsi"/>
          <w:kern w:val="2"/>
          <w14:ligatures w14:val="standardContextual"/>
        </w:rPr>
        <w:t>How often do you feel financially stressed?</w:t>
      </w:r>
      <w:r w:rsidRPr="00902096">
        <w:rPr>
          <w:i/>
          <w:iCs/>
          <w:color w:val="666666"/>
          <w:sz w:val="20"/>
          <w:szCs w:val="20"/>
        </w:rPr>
        <w:t xml:space="preserve"> [Financial Background &amp; Context]</w:t>
      </w:r>
    </w:p>
    <w:p w14:paraId="5FE1DE11"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A) Never</w:t>
      </w:r>
    </w:p>
    <w:p w14:paraId="77111886"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B) Rarely</w:t>
      </w:r>
    </w:p>
    <w:p w14:paraId="65E6D187"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C) Sometimes</w:t>
      </w:r>
    </w:p>
    <w:p w14:paraId="630103D4"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D) Often</w:t>
      </w:r>
    </w:p>
    <w:p w14:paraId="38FCC969"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E) Always</w:t>
      </w:r>
    </w:p>
    <w:p w14:paraId="5474B2A1" w14:textId="77777777" w:rsidR="008A5437" w:rsidRPr="00902096" w:rsidRDefault="008A5437" w:rsidP="008A5437">
      <w:pPr>
        <w:spacing w:line="278" w:lineRule="auto"/>
        <w:rPr>
          <w:b/>
          <w:bCs/>
        </w:rPr>
      </w:pPr>
    </w:p>
    <w:p w14:paraId="1DCDA86C" w14:textId="5F25A74C" w:rsidR="008A5437" w:rsidRPr="00902096" w:rsidRDefault="008A5437" w:rsidP="008A5437">
      <w:pPr>
        <w:spacing w:line="278" w:lineRule="auto"/>
        <w:rPr>
          <w:i/>
          <w:iCs/>
          <w:color w:val="666666"/>
          <w:sz w:val="20"/>
          <w:szCs w:val="20"/>
        </w:rPr>
      </w:pPr>
      <w:r w:rsidRPr="00902096">
        <w:rPr>
          <w:b/>
          <w:bCs/>
        </w:rPr>
        <w:lastRenderedPageBreak/>
        <w:t>Question B9.</w:t>
      </w:r>
      <w:r w:rsidRPr="00902096">
        <w:t xml:space="preserve"> Highest Level of Parental Education</w:t>
      </w:r>
      <w:r w:rsidRPr="00902096">
        <w:rPr>
          <w:i/>
          <w:iCs/>
        </w:rPr>
        <w:t xml:space="preserve"> </w:t>
      </w:r>
      <w:ins w:id="389" w:author="Bolivard, Guillaume" w:date="2026-01-17T02:41:00Z" w16du:dateUtc="2026-01-17T06:41:00Z">
        <w:r w:rsidR="003D0897" w:rsidRPr="00902096">
          <w:rPr>
            <w:i/>
            <w:iCs/>
            <w:color w:val="666666"/>
            <w:sz w:val="20"/>
            <w:szCs w:val="20"/>
          </w:rPr>
          <w:t>[Financial Background &amp; Context]</w:t>
        </w:r>
      </w:ins>
      <w:del w:id="390" w:author="Bolivard, Guillaume" w:date="2026-01-17T02:41:00Z" w16du:dateUtc="2026-01-17T06:41:00Z">
        <w:r w:rsidRPr="00902096" w:rsidDel="003D0897">
          <w:rPr>
            <w:rFonts w:eastAsia="Arial"/>
            <w:i/>
            <w:iCs/>
            <w:color w:val="666666"/>
            <w:sz w:val="20"/>
            <w:szCs w:val="20"/>
          </w:rPr>
          <w:delText>[Student loan debt status]</w:delText>
        </w:r>
      </w:del>
    </w:p>
    <w:p w14:paraId="75C3023C" w14:textId="77777777" w:rsidR="008A5437" w:rsidRPr="00902096" w:rsidRDefault="008A5437" w:rsidP="008A5437">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A) Less than high school</w:t>
      </w:r>
    </w:p>
    <w:p w14:paraId="5539B12E" w14:textId="77777777" w:rsidR="008A5437" w:rsidRPr="00902096" w:rsidRDefault="008A5437" w:rsidP="008A5437">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B) High school diploma or GED</w:t>
      </w:r>
    </w:p>
    <w:p w14:paraId="214F1571" w14:textId="77777777" w:rsidR="008A5437" w:rsidRPr="00902096" w:rsidRDefault="008A5437" w:rsidP="008A5437">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C) Some college, no degree</w:t>
      </w:r>
    </w:p>
    <w:p w14:paraId="71F660D2" w14:textId="77777777" w:rsidR="008A5437" w:rsidRPr="00902096" w:rsidRDefault="008A5437" w:rsidP="008A5437">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D) Associate degree (AA/AS)</w:t>
      </w:r>
    </w:p>
    <w:p w14:paraId="13ED5127" w14:textId="77777777" w:rsidR="008A5437" w:rsidRPr="00902096" w:rsidRDefault="008A5437" w:rsidP="008A5437">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E) Bachelor’s degree (BA/BS)</w:t>
      </w:r>
    </w:p>
    <w:p w14:paraId="124EF832" w14:textId="77777777" w:rsidR="008A5437" w:rsidRPr="00902096" w:rsidRDefault="008A5437" w:rsidP="008A5437">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F) Graduate or professional degree (MA/MS/MBA/PhD/MD/JD, etc.)</w:t>
      </w:r>
    </w:p>
    <w:p w14:paraId="7A946463" w14:textId="77777777" w:rsidR="008A5437" w:rsidRPr="00902096" w:rsidRDefault="008A5437" w:rsidP="008A5437">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G) Don’t know</w:t>
      </w:r>
    </w:p>
    <w:p w14:paraId="29DC1C15" w14:textId="77777777" w:rsidR="008A5437" w:rsidRPr="00902096" w:rsidRDefault="008A5437" w:rsidP="008A5437">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H) Prefer not to answer</w:t>
      </w:r>
    </w:p>
    <w:p w14:paraId="7C2E1DAE" w14:textId="77777777" w:rsidR="008A5437" w:rsidRPr="00902096" w:rsidRDefault="008A5437" w:rsidP="008A5437">
      <w:pPr>
        <w:spacing w:line="278" w:lineRule="auto"/>
        <w:rPr>
          <w:b/>
          <w:bCs/>
        </w:rPr>
      </w:pPr>
    </w:p>
    <w:p w14:paraId="10358411" w14:textId="784FCD48" w:rsidR="008A5437" w:rsidRPr="00902096" w:rsidRDefault="008A5437" w:rsidP="008A5437">
      <w:pPr>
        <w:spacing w:line="278" w:lineRule="auto"/>
        <w:rPr>
          <w:i/>
          <w:iCs/>
          <w:color w:val="666666"/>
          <w:sz w:val="20"/>
          <w:szCs w:val="20"/>
        </w:rPr>
      </w:pPr>
      <w:r w:rsidRPr="00902096">
        <w:rPr>
          <w:b/>
          <w:bCs/>
        </w:rPr>
        <w:t>Question B10.</w:t>
      </w:r>
      <w:r w:rsidRPr="00902096">
        <w:t xml:space="preserve"> Are you a first-generation college student?</w:t>
      </w:r>
      <w:r w:rsidRPr="00902096">
        <w:rPr>
          <w:i/>
          <w:iCs/>
        </w:rPr>
        <w:t xml:space="preserve"> </w:t>
      </w:r>
      <w:ins w:id="391" w:author="Bolivard, Guillaume" w:date="2026-01-17T02:41:00Z" w16du:dateUtc="2026-01-17T06:41:00Z">
        <w:r w:rsidR="003D0897" w:rsidRPr="00902096">
          <w:rPr>
            <w:i/>
            <w:iCs/>
            <w:color w:val="666666"/>
            <w:sz w:val="20"/>
            <w:szCs w:val="20"/>
          </w:rPr>
          <w:t>[Financial Background &amp; Context]</w:t>
        </w:r>
      </w:ins>
      <w:del w:id="392" w:author="Bolivard, Guillaume" w:date="2026-01-17T02:41:00Z" w16du:dateUtc="2026-01-17T06:41:00Z">
        <w:r w:rsidRPr="00902096" w:rsidDel="003D0897">
          <w:rPr>
            <w:rFonts w:eastAsia="Arial"/>
            <w:i/>
            <w:iCs/>
            <w:color w:val="666666"/>
            <w:sz w:val="20"/>
            <w:szCs w:val="20"/>
          </w:rPr>
          <w:delText>[Student loan debt status]</w:delText>
        </w:r>
      </w:del>
    </w:p>
    <w:p w14:paraId="70182A35" w14:textId="77777777" w:rsidR="008A5437" w:rsidRPr="00902096" w:rsidRDefault="008A5437" w:rsidP="008A5437">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A) Yes</w:t>
      </w:r>
    </w:p>
    <w:p w14:paraId="6A182FA2" w14:textId="77777777" w:rsidR="008A5437" w:rsidRPr="00902096" w:rsidRDefault="008A5437" w:rsidP="008A5437">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B) No</w:t>
      </w:r>
    </w:p>
    <w:p w14:paraId="3CE847C6" w14:textId="77777777" w:rsidR="008A5437" w:rsidRPr="00902096" w:rsidRDefault="008A5437" w:rsidP="008A5437">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C) Prefer not to say</w:t>
      </w:r>
    </w:p>
    <w:p w14:paraId="54C7A27A" w14:textId="4C767451" w:rsidR="00AD3EA8" w:rsidRPr="00902096" w:rsidRDefault="00AD3EA8" w:rsidP="00AD3EA8">
      <w:pPr>
        <w:pStyle w:val="Heading3"/>
        <w:spacing w:before="240"/>
        <w:rPr>
          <w:rFonts w:cs="Times New Roman"/>
          <w:color w:val="auto"/>
          <w:kern w:val="2"/>
          <w14:ligatures w14:val="standardContextual"/>
        </w:rPr>
      </w:pPr>
      <w:r w:rsidRPr="00902096">
        <w:rPr>
          <w:rFonts w:cs="Times New Roman"/>
          <w:b/>
          <w:bCs/>
          <w:color w:val="auto"/>
          <w:kern w:val="2"/>
          <w14:ligatures w14:val="standardContextual"/>
        </w:rPr>
        <w:t>Student loan debt status (Q</w:t>
      </w:r>
      <w:r w:rsidR="008A5437" w:rsidRPr="00902096">
        <w:rPr>
          <w:rFonts w:cs="Times New Roman"/>
          <w:b/>
          <w:bCs/>
          <w:color w:val="auto"/>
          <w:kern w:val="2"/>
          <w14:ligatures w14:val="standardContextual"/>
        </w:rPr>
        <w:t>1</w:t>
      </w:r>
      <w:r w:rsidR="00DB33E4">
        <w:rPr>
          <w:rFonts w:cs="Times New Roman"/>
          <w:b/>
          <w:bCs/>
          <w:color w:val="auto"/>
          <w:kern w:val="2"/>
          <w14:ligatures w14:val="standardContextual"/>
        </w:rPr>
        <w:t>1</w:t>
      </w:r>
      <w:r w:rsidRPr="00902096">
        <w:rPr>
          <w:rFonts w:cs="Times New Roman"/>
          <w:b/>
          <w:bCs/>
          <w:color w:val="auto"/>
          <w:kern w:val="2"/>
          <w14:ligatures w14:val="standardContextual"/>
        </w:rPr>
        <w:t>–Q</w:t>
      </w:r>
      <w:r w:rsidR="008A5437" w:rsidRPr="00902096">
        <w:rPr>
          <w:rFonts w:cs="Times New Roman"/>
          <w:b/>
          <w:bCs/>
          <w:color w:val="auto"/>
          <w:kern w:val="2"/>
          <w14:ligatures w14:val="standardContextual"/>
        </w:rPr>
        <w:t>1</w:t>
      </w:r>
      <w:r w:rsidR="00DB33E4">
        <w:rPr>
          <w:rFonts w:cs="Times New Roman"/>
          <w:b/>
          <w:bCs/>
          <w:color w:val="auto"/>
          <w:kern w:val="2"/>
          <w14:ligatures w14:val="standardContextual"/>
        </w:rPr>
        <w:t>2</w:t>
      </w:r>
      <w:r w:rsidRPr="00902096">
        <w:rPr>
          <w:rFonts w:cs="Times New Roman"/>
          <w:b/>
          <w:bCs/>
          <w:color w:val="auto"/>
          <w:kern w:val="2"/>
          <w14:ligatures w14:val="standardContextual"/>
        </w:rPr>
        <w:t>)</w:t>
      </w:r>
    </w:p>
    <w:p w14:paraId="09B0FA4A" w14:textId="732807B2" w:rsidR="00AD3EA8" w:rsidRPr="00902096" w:rsidRDefault="00AD3EA8" w:rsidP="00AD3EA8">
      <w:pPr>
        <w:spacing w:before="240" w:line="278" w:lineRule="auto"/>
        <w:rPr>
          <w:rFonts w:eastAsia="Arial"/>
          <w:i/>
          <w:iCs/>
          <w:color w:val="666666"/>
          <w:sz w:val="20"/>
          <w:szCs w:val="20"/>
        </w:rPr>
      </w:pPr>
      <w:r w:rsidRPr="00902096">
        <w:rPr>
          <w:rFonts w:eastAsiaTheme="minorHAnsi"/>
          <w:b/>
          <w:bCs/>
          <w:kern w:val="2"/>
          <w14:ligatures w14:val="standardContextual"/>
        </w:rPr>
        <w:t>Question</w:t>
      </w:r>
      <w:r w:rsidRPr="00902096">
        <w:rPr>
          <w:b/>
          <w:bCs/>
        </w:rPr>
        <w:t xml:space="preserve"> B</w:t>
      </w:r>
      <w:r w:rsidR="008A5437" w:rsidRPr="00902096">
        <w:rPr>
          <w:b/>
          <w:bCs/>
        </w:rPr>
        <w:t>1</w:t>
      </w:r>
      <w:r w:rsidR="00DB33E4">
        <w:rPr>
          <w:b/>
          <w:bCs/>
        </w:rPr>
        <w:t>1</w:t>
      </w:r>
      <w:r w:rsidRPr="00902096">
        <w:rPr>
          <w:b/>
          <w:bCs/>
        </w:rPr>
        <w:t>.</w:t>
      </w:r>
      <w:r w:rsidRPr="00902096">
        <w:rPr>
          <w:rFonts w:eastAsiaTheme="minorHAnsi"/>
          <w:b/>
          <w:bCs/>
          <w:kern w:val="2"/>
          <w14:ligatures w14:val="standardContextual"/>
        </w:rPr>
        <w:t xml:space="preserve"> </w:t>
      </w:r>
      <w:r w:rsidRPr="00902096">
        <w:rPr>
          <w:rFonts w:eastAsiaTheme="minorHAnsi"/>
          <w:kern w:val="2"/>
          <w14:ligatures w14:val="standardContextual"/>
        </w:rPr>
        <w:t xml:space="preserve">Do you currently have any student loan debt? </w:t>
      </w:r>
      <w:r w:rsidRPr="00902096">
        <w:rPr>
          <w:rFonts w:eastAsia="Arial"/>
          <w:i/>
          <w:iCs/>
          <w:color w:val="666666"/>
          <w:sz w:val="20"/>
          <w:szCs w:val="20"/>
        </w:rPr>
        <w:t>[Student loan debt status]</w:t>
      </w:r>
    </w:p>
    <w:p w14:paraId="657EA5CC"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A) Yes</w:t>
      </w:r>
    </w:p>
    <w:p w14:paraId="46AB76CC"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B) No</w:t>
      </w:r>
    </w:p>
    <w:p w14:paraId="3AF95B55"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C) Prefer not to say</w:t>
      </w:r>
    </w:p>
    <w:p w14:paraId="0B31A2F3" w14:textId="77777777" w:rsidR="00AD3EA8" w:rsidRPr="00902096" w:rsidRDefault="00AD3EA8" w:rsidP="00AD3EA8">
      <w:pPr>
        <w:pStyle w:val="ListParagraph"/>
        <w:rPr>
          <w:rFonts w:eastAsiaTheme="minorHAnsi"/>
          <w:kern w:val="2"/>
          <w:sz w:val="22"/>
          <w:szCs w:val="22"/>
          <w14:ligatures w14:val="standardContextual"/>
        </w:rPr>
      </w:pPr>
    </w:p>
    <w:p w14:paraId="0A44FA4E" w14:textId="1E3B3179" w:rsidR="00AD3EA8" w:rsidRPr="00902096" w:rsidRDefault="00AD3EA8" w:rsidP="00AD3EA8">
      <w:pPr>
        <w:spacing w:line="278" w:lineRule="auto"/>
        <w:rPr>
          <w:i/>
          <w:iCs/>
          <w:color w:val="666666"/>
          <w:sz w:val="20"/>
          <w:szCs w:val="20"/>
        </w:rPr>
      </w:pPr>
      <w:r w:rsidRPr="00902096">
        <w:rPr>
          <w:b/>
          <w:bCs/>
        </w:rPr>
        <w:t>Question B1</w:t>
      </w:r>
      <w:r w:rsidR="00DB33E4">
        <w:rPr>
          <w:b/>
          <w:bCs/>
        </w:rPr>
        <w:t>2</w:t>
      </w:r>
      <w:r w:rsidRPr="00902096">
        <w:rPr>
          <w:b/>
          <w:bCs/>
        </w:rPr>
        <w:t>.</w:t>
      </w:r>
      <w:r w:rsidRPr="00902096">
        <w:t xml:space="preserve"> If yes, what is the interest rate on your student loan debt (best estimate)?</w:t>
      </w:r>
      <w:r w:rsidRPr="00902096">
        <w:rPr>
          <w:i/>
          <w:iCs/>
          <w:color w:val="666666"/>
          <w:sz w:val="20"/>
          <w:szCs w:val="20"/>
        </w:rPr>
        <w:t xml:space="preserve"> </w:t>
      </w:r>
      <w:r w:rsidRPr="00902096">
        <w:rPr>
          <w:rFonts w:eastAsia="Arial"/>
          <w:i/>
          <w:iCs/>
          <w:color w:val="666666"/>
          <w:sz w:val="20"/>
          <w:szCs w:val="20"/>
        </w:rPr>
        <w:t>[Student loan debt status]</w:t>
      </w:r>
    </w:p>
    <w:p w14:paraId="13433464"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A) Less than 5%</w:t>
      </w:r>
    </w:p>
    <w:p w14:paraId="143DA0B2"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B) Between 5% and 10%</w:t>
      </w:r>
    </w:p>
    <w:p w14:paraId="1B4A8144"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C) Above 10%</w:t>
      </w:r>
    </w:p>
    <w:p w14:paraId="144DD4D0"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D) I do not know</w:t>
      </w:r>
    </w:p>
    <w:p w14:paraId="08E9F181" w14:textId="77777777" w:rsidR="00AD3EA8" w:rsidRPr="00902096" w:rsidRDefault="00AD3EA8" w:rsidP="00AD3EA8">
      <w:pPr>
        <w:pStyle w:val="ListParagraph"/>
        <w:numPr>
          <w:ilvl w:val="0"/>
          <w:numId w:val="8"/>
        </w:numPr>
        <w:contextualSpacing w:val="0"/>
        <w:rPr>
          <w:rFonts w:eastAsiaTheme="minorHAnsi"/>
          <w:kern w:val="2"/>
          <w:sz w:val="22"/>
          <w:szCs w:val="22"/>
          <w14:ligatures w14:val="standardContextual"/>
        </w:rPr>
      </w:pPr>
      <w:r w:rsidRPr="00902096">
        <w:rPr>
          <w:rFonts w:eastAsiaTheme="minorHAnsi"/>
          <w:kern w:val="2"/>
          <w:sz w:val="22"/>
          <w:szCs w:val="22"/>
          <w14:ligatures w14:val="standardContextual"/>
        </w:rPr>
        <w:t>E) Prefer not to say</w:t>
      </w:r>
    </w:p>
    <w:p w14:paraId="2350A70F" w14:textId="77777777" w:rsidR="008A5437" w:rsidRPr="00902096" w:rsidRDefault="008A5437" w:rsidP="008A5437">
      <w:pPr>
        <w:rPr>
          <w:rFonts w:eastAsiaTheme="minorHAnsi"/>
          <w:kern w:val="2"/>
          <w:sz w:val="22"/>
          <w:szCs w:val="22"/>
          <w14:ligatures w14:val="standardContextual"/>
        </w:rPr>
      </w:pPr>
    </w:p>
    <w:p w14:paraId="51E4F1EE" w14:textId="77777777" w:rsidR="00AD3EA8" w:rsidRPr="00902096" w:rsidRDefault="00AD3EA8" w:rsidP="00AD3EA8">
      <w:pPr>
        <w:pStyle w:val="Heading1"/>
        <w:rPr>
          <w:rFonts w:ascii="Times New Roman" w:hAnsi="Times New Roman" w:cs="Times New Roman"/>
          <w:color w:val="auto"/>
        </w:rPr>
      </w:pPr>
      <w:r w:rsidRPr="00902096">
        <w:rPr>
          <w:rFonts w:ascii="Times New Roman" w:hAnsi="Times New Roman" w:cs="Times New Roman"/>
          <w:color w:val="auto"/>
        </w:rPr>
        <w:t>Borrowing, Interest Rates, and Financial Numeracy Knowledge</w:t>
      </w:r>
    </w:p>
    <w:p w14:paraId="57220E14" w14:textId="77777777" w:rsidR="00AD3EA8" w:rsidRPr="00902096" w:rsidRDefault="00AD3EA8" w:rsidP="00AD3EA8">
      <w:pPr>
        <w:spacing w:after="200"/>
        <w:rPr>
          <w:i/>
          <w:iCs/>
          <w:color w:val="666666"/>
          <w:sz w:val="22"/>
          <w:szCs w:val="22"/>
        </w:rPr>
      </w:pPr>
      <w:r w:rsidRPr="00902096">
        <w:rPr>
          <w:i/>
          <w:iCs/>
          <w:color w:val="666666"/>
          <w:sz w:val="22"/>
          <w:szCs w:val="22"/>
        </w:rPr>
        <w:t>(Q1–Q10, 10 items).</w:t>
      </w:r>
    </w:p>
    <w:p w14:paraId="5082EE34" w14:textId="3C4A0DDE" w:rsidR="00AD3EA8" w:rsidDel="00DE0173" w:rsidRDefault="00DE0173" w:rsidP="00AD3EA8">
      <w:pPr>
        <w:spacing w:before="240" w:after="120"/>
        <w:rPr>
          <w:del w:id="393" w:author="Bolivard, Guillaume" w:date="2026-01-17T01:59:00Z" w16du:dateUtc="2026-01-17T05:59:00Z"/>
          <w:i/>
          <w:iCs/>
        </w:rPr>
      </w:pPr>
      <w:ins w:id="394" w:author="Bolivard, Guillaume" w:date="2026-01-17T01:59:00Z" w16du:dateUtc="2026-01-17T05:59:00Z">
        <w:r>
          <w:t>These questions assess knowledge of compound interest, inflation, borrowing, saving, and basic numeracy.</w:t>
        </w:r>
        <w:r w:rsidRPr="00902096" w:rsidDel="00DE0173">
          <w:rPr>
            <w:i/>
            <w:iCs/>
          </w:rPr>
          <w:t xml:space="preserve"> </w:t>
        </w:r>
      </w:ins>
      <w:del w:id="395" w:author="Bolivard, Guillaume" w:date="2026-01-17T01:59:00Z" w16du:dateUtc="2026-01-17T05:59:00Z">
        <w:r w:rsidR="00AD3EA8" w:rsidRPr="00902096" w:rsidDel="00DE0173">
          <w:rPr>
            <w:i/>
            <w:iCs/>
          </w:rPr>
          <w:delText>These questions collect demographic and background information for heterogeneity analysis. They are not scored.</w:delText>
        </w:r>
      </w:del>
    </w:p>
    <w:p w14:paraId="55C84A10" w14:textId="77777777" w:rsidR="00DE0173" w:rsidRPr="00902096" w:rsidRDefault="00DE0173" w:rsidP="00AD3EA8">
      <w:pPr>
        <w:spacing w:after="200"/>
        <w:rPr>
          <w:ins w:id="396" w:author="Bolivard, Guillaume" w:date="2026-01-17T01:59:00Z" w16du:dateUtc="2026-01-17T05:59:00Z"/>
          <w:i/>
          <w:iCs/>
        </w:rPr>
      </w:pPr>
    </w:p>
    <w:p w14:paraId="49F93208" w14:textId="77777777" w:rsidR="00AD3EA8" w:rsidRPr="00902096" w:rsidRDefault="00AD3EA8" w:rsidP="00AD3EA8">
      <w:pPr>
        <w:spacing w:before="240" w:after="120"/>
      </w:pPr>
      <w:r w:rsidRPr="00902096">
        <w:rPr>
          <w:b/>
          <w:bCs/>
        </w:rPr>
        <w:t xml:space="preserve">Question 1. </w:t>
      </w:r>
      <w:r w:rsidRPr="00902096">
        <w:t xml:space="preserve">Suppose you had $100 in a savings </w:t>
      </w:r>
      <w:proofErr w:type="gramStart"/>
      <w:r w:rsidRPr="00902096">
        <w:t>account</w:t>
      </w:r>
      <w:proofErr w:type="gramEnd"/>
      <w:r w:rsidRPr="00902096">
        <w:t xml:space="preserve"> and the interest rate was 2% per year. After 5 years, how much do you think you would have in the account if you left the money to grow?</w:t>
      </w:r>
      <w:r w:rsidRPr="00902096">
        <w:rPr>
          <w:i/>
          <w:iCs/>
          <w:color w:val="666666"/>
          <w:sz w:val="20"/>
          <w:szCs w:val="20"/>
        </w:rPr>
        <w:t xml:space="preserve"> [Compound Interest]</w:t>
      </w:r>
    </w:p>
    <w:p w14:paraId="78014162" w14:textId="77777777" w:rsidR="00AD3EA8" w:rsidRPr="00902096" w:rsidRDefault="00AD3EA8" w:rsidP="00AD3EA8">
      <w:pPr>
        <w:pStyle w:val="ListParagraph"/>
        <w:numPr>
          <w:ilvl w:val="0"/>
          <w:numId w:val="7"/>
        </w:numPr>
        <w:contextualSpacing w:val="0"/>
      </w:pPr>
      <w:r w:rsidRPr="00902096">
        <w:rPr>
          <w:sz w:val="22"/>
          <w:szCs w:val="22"/>
        </w:rPr>
        <w:t>A) More than $102</w:t>
      </w:r>
    </w:p>
    <w:p w14:paraId="63363CB1" w14:textId="77777777" w:rsidR="00AD3EA8" w:rsidRPr="00902096" w:rsidRDefault="00AD3EA8" w:rsidP="00AD3EA8">
      <w:pPr>
        <w:pStyle w:val="ListParagraph"/>
        <w:numPr>
          <w:ilvl w:val="0"/>
          <w:numId w:val="7"/>
        </w:numPr>
        <w:contextualSpacing w:val="0"/>
      </w:pPr>
      <w:r w:rsidRPr="00902096">
        <w:rPr>
          <w:sz w:val="22"/>
          <w:szCs w:val="22"/>
        </w:rPr>
        <w:t>B) Exactly $102</w:t>
      </w:r>
    </w:p>
    <w:p w14:paraId="32C34850" w14:textId="77777777" w:rsidR="00AD3EA8" w:rsidRPr="00902096" w:rsidRDefault="00AD3EA8" w:rsidP="00AD3EA8">
      <w:pPr>
        <w:pStyle w:val="ListParagraph"/>
        <w:numPr>
          <w:ilvl w:val="0"/>
          <w:numId w:val="7"/>
        </w:numPr>
        <w:contextualSpacing w:val="0"/>
      </w:pPr>
      <w:r w:rsidRPr="00902096">
        <w:rPr>
          <w:sz w:val="22"/>
          <w:szCs w:val="22"/>
        </w:rPr>
        <w:t>C) Less than $102</w:t>
      </w:r>
    </w:p>
    <w:p w14:paraId="08BA0221" w14:textId="77777777" w:rsidR="00AD3EA8" w:rsidRPr="00902096" w:rsidRDefault="00AD3EA8" w:rsidP="00AD3EA8">
      <w:pPr>
        <w:pStyle w:val="ListParagraph"/>
        <w:numPr>
          <w:ilvl w:val="0"/>
          <w:numId w:val="7"/>
        </w:numPr>
        <w:contextualSpacing w:val="0"/>
      </w:pPr>
      <w:r w:rsidRPr="00902096">
        <w:rPr>
          <w:sz w:val="22"/>
          <w:szCs w:val="22"/>
        </w:rPr>
        <w:t>D) Do not know</w:t>
      </w:r>
    </w:p>
    <w:p w14:paraId="62F05007" w14:textId="77777777" w:rsidR="00AD3EA8" w:rsidRPr="00902096" w:rsidRDefault="00AD3EA8" w:rsidP="00AD3EA8">
      <w:pPr>
        <w:spacing w:before="60"/>
      </w:pPr>
      <w:r w:rsidRPr="00902096">
        <w:rPr>
          <w:b/>
          <w:bCs/>
          <w:color w:val="2E7D32"/>
          <w:sz w:val="20"/>
          <w:szCs w:val="20"/>
        </w:rPr>
        <w:t>Correct Answer: A</w:t>
      </w:r>
    </w:p>
    <w:p w14:paraId="383B048B" w14:textId="77777777" w:rsidR="00AD3EA8" w:rsidRPr="00902096" w:rsidRDefault="00AD3EA8" w:rsidP="00AD3EA8">
      <w:pPr>
        <w:spacing w:before="240" w:after="120"/>
      </w:pPr>
      <w:r w:rsidRPr="00902096">
        <w:rPr>
          <w:b/>
          <w:bCs/>
        </w:rPr>
        <w:lastRenderedPageBreak/>
        <w:t xml:space="preserve">Question 2. </w:t>
      </w:r>
      <w:r w:rsidRPr="00902096">
        <w:t>A 15-year mortgage typically requires higher monthly payments than a 30-year mortgage, but the total interest paid over the life of the loan will be less. True or false?</w:t>
      </w:r>
      <w:r w:rsidRPr="00902096">
        <w:rPr>
          <w:i/>
          <w:iCs/>
          <w:color w:val="666666"/>
          <w:sz w:val="20"/>
          <w:szCs w:val="20"/>
        </w:rPr>
        <w:t xml:space="preserve"> [Borrowing/Mortgages]</w:t>
      </w:r>
    </w:p>
    <w:p w14:paraId="4B2A26D5" w14:textId="77777777" w:rsidR="00AD3EA8" w:rsidRPr="00902096" w:rsidRDefault="00AD3EA8" w:rsidP="00AD3EA8">
      <w:pPr>
        <w:pStyle w:val="ListParagraph"/>
        <w:numPr>
          <w:ilvl w:val="0"/>
          <w:numId w:val="7"/>
        </w:numPr>
        <w:contextualSpacing w:val="0"/>
      </w:pPr>
      <w:r w:rsidRPr="00902096">
        <w:rPr>
          <w:sz w:val="22"/>
          <w:szCs w:val="22"/>
        </w:rPr>
        <w:t>A) True</w:t>
      </w:r>
    </w:p>
    <w:p w14:paraId="2B208728" w14:textId="77777777" w:rsidR="00AD3EA8" w:rsidRPr="00902096" w:rsidRDefault="00AD3EA8" w:rsidP="00AD3EA8">
      <w:pPr>
        <w:pStyle w:val="ListParagraph"/>
        <w:numPr>
          <w:ilvl w:val="0"/>
          <w:numId w:val="7"/>
        </w:numPr>
        <w:contextualSpacing w:val="0"/>
      </w:pPr>
      <w:r w:rsidRPr="00902096">
        <w:rPr>
          <w:sz w:val="22"/>
          <w:szCs w:val="22"/>
        </w:rPr>
        <w:t>B) False</w:t>
      </w:r>
    </w:p>
    <w:p w14:paraId="19EDD1D7" w14:textId="77777777" w:rsidR="00AD3EA8" w:rsidRPr="00902096" w:rsidRDefault="00AD3EA8" w:rsidP="00AD3EA8">
      <w:pPr>
        <w:pStyle w:val="ListParagraph"/>
        <w:numPr>
          <w:ilvl w:val="0"/>
          <w:numId w:val="7"/>
        </w:numPr>
        <w:contextualSpacing w:val="0"/>
      </w:pPr>
      <w:r w:rsidRPr="00902096">
        <w:rPr>
          <w:sz w:val="22"/>
          <w:szCs w:val="22"/>
        </w:rPr>
        <w:t>C) Do not know</w:t>
      </w:r>
    </w:p>
    <w:p w14:paraId="5397E372" w14:textId="77777777" w:rsidR="00AD3EA8" w:rsidRPr="00902096" w:rsidRDefault="00AD3EA8" w:rsidP="00AD3EA8">
      <w:pPr>
        <w:spacing w:before="60"/>
      </w:pPr>
      <w:r w:rsidRPr="00902096">
        <w:rPr>
          <w:b/>
          <w:bCs/>
          <w:color w:val="2E7D32"/>
          <w:sz w:val="20"/>
          <w:szCs w:val="20"/>
        </w:rPr>
        <w:t>Correct Answer: A</w:t>
      </w:r>
    </w:p>
    <w:p w14:paraId="04FD6B0D" w14:textId="77777777" w:rsidR="00AD3EA8" w:rsidRPr="00902096" w:rsidRDefault="00AD3EA8" w:rsidP="00AD3EA8">
      <w:pPr>
        <w:spacing w:before="240" w:after="120"/>
      </w:pPr>
      <w:r w:rsidRPr="00902096">
        <w:rPr>
          <w:b/>
          <w:bCs/>
        </w:rPr>
        <w:t xml:space="preserve">Question 3. </w:t>
      </w:r>
      <w:r w:rsidRPr="00902096">
        <w:t>High inflation means that the cost of living is increasing rapidly. True or false?</w:t>
      </w:r>
      <w:r w:rsidRPr="00902096">
        <w:rPr>
          <w:i/>
          <w:iCs/>
          <w:color w:val="666666"/>
          <w:sz w:val="20"/>
          <w:szCs w:val="20"/>
        </w:rPr>
        <w:t xml:space="preserve"> [Inflation]</w:t>
      </w:r>
    </w:p>
    <w:p w14:paraId="09009503" w14:textId="77777777" w:rsidR="00AD3EA8" w:rsidRPr="00902096" w:rsidRDefault="00AD3EA8" w:rsidP="00AD3EA8">
      <w:pPr>
        <w:pStyle w:val="ListParagraph"/>
        <w:numPr>
          <w:ilvl w:val="0"/>
          <w:numId w:val="7"/>
        </w:numPr>
        <w:contextualSpacing w:val="0"/>
      </w:pPr>
      <w:r w:rsidRPr="00902096">
        <w:rPr>
          <w:sz w:val="22"/>
          <w:szCs w:val="22"/>
        </w:rPr>
        <w:t>A) True</w:t>
      </w:r>
    </w:p>
    <w:p w14:paraId="76614BE9" w14:textId="77777777" w:rsidR="00AD3EA8" w:rsidRPr="00902096" w:rsidRDefault="00AD3EA8" w:rsidP="00AD3EA8">
      <w:pPr>
        <w:pStyle w:val="ListParagraph"/>
        <w:numPr>
          <w:ilvl w:val="0"/>
          <w:numId w:val="7"/>
        </w:numPr>
        <w:contextualSpacing w:val="0"/>
      </w:pPr>
      <w:r w:rsidRPr="00902096">
        <w:rPr>
          <w:sz w:val="22"/>
          <w:szCs w:val="22"/>
        </w:rPr>
        <w:t>B) False</w:t>
      </w:r>
    </w:p>
    <w:p w14:paraId="0DAA0FDA" w14:textId="77777777" w:rsidR="00AD3EA8" w:rsidRPr="00902096" w:rsidRDefault="00AD3EA8" w:rsidP="00AD3EA8">
      <w:pPr>
        <w:pStyle w:val="ListParagraph"/>
        <w:numPr>
          <w:ilvl w:val="0"/>
          <w:numId w:val="7"/>
        </w:numPr>
        <w:contextualSpacing w:val="0"/>
      </w:pPr>
      <w:r w:rsidRPr="00902096">
        <w:rPr>
          <w:sz w:val="22"/>
          <w:szCs w:val="22"/>
        </w:rPr>
        <w:t>C) Do not know</w:t>
      </w:r>
    </w:p>
    <w:p w14:paraId="502EC861" w14:textId="77777777" w:rsidR="00AD3EA8" w:rsidRPr="00902096" w:rsidRDefault="00AD3EA8" w:rsidP="00AD3EA8">
      <w:pPr>
        <w:spacing w:before="60"/>
      </w:pPr>
      <w:r w:rsidRPr="00902096">
        <w:rPr>
          <w:b/>
          <w:bCs/>
          <w:color w:val="2E7D32"/>
          <w:sz w:val="20"/>
          <w:szCs w:val="20"/>
        </w:rPr>
        <w:t>Correct Answer: A</w:t>
      </w:r>
    </w:p>
    <w:p w14:paraId="2DCA1532" w14:textId="77777777" w:rsidR="00AD3EA8" w:rsidRPr="00902096" w:rsidRDefault="00AD3EA8" w:rsidP="00AD3EA8">
      <w:pPr>
        <w:spacing w:before="240" w:after="120"/>
      </w:pPr>
      <w:r w:rsidRPr="00902096">
        <w:rPr>
          <w:b/>
          <w:bCs/>
        </w:rPr>
        <w:t xml:space="preserve">Question 4. </w:t>
      </w:r>
      <w:r w:rsidRPr="00902096">
        <w:t>You lend $25 to a friend one evening and he gives you $25 back the next day. How much interest has he paid on this loan?</w:t>
      </w:r>
      <w:r w:rsidRPr="00902096">
        <w:rPr>
          <w:i/>
          <w:iCs/>
          <w:color w:val="666666"/>
          <w:sz w:val="20"/>
          <w:szCs w:val="20"/>
        </w:rPr>
        <w:t xml:space="preserve"> [Borrowing/Interest]</w:t>
      </w:r>
    </w:p>
    <w:p w14:paraId="3C9BDE7B" w14:textId="77777777" w:rsidR="00AD3EA8" w:rsidRPr="00902096" w:rsidRDefault="00AD3EA8" w:rsidP="00AD3EA8">
      <w:pPr>
        <w:pStyle w:val="ListParagraph"/>
        <w:numPr>
          <w:ilvl w:val="0"/>
          <w:numId w:val="7"/>
        </w:numPr>
        <w:contextualSpacing w:val="0"/>
      </w:pPr>
      <w:r w:rsidRPr="00902096">
        <w:rPr>
          <w:sz w:val="22"/>
          <w:szCs w:val="22"/>
        </w:rPr>
        <w:t>A) $25</w:t>
      </w:r>
    </w:p>
    <w:p w14:paraId="42B2DAD1" w14:textId="77777777" w:rsidR="00AD3EA8" w:rsidRPr="00902096" w:rsidRDefault="00AD3EA8" w:rsidP="00AD3EA8">
      <w:pPr>
        <w:pStyle w:val="ListParagraph"/>
        <w:numPr>
          <w:ilvl w:val="0"/>
          <w:numId w:val="7"/>
        </w:numPr>
        <w:contextualSpacing w:val="0"/>
      </w:pPr>
      <w:r w:rsidRPr="00902096">
        <w:rPr>
          <w:sz w:val="22"/>
          <w:szCs w:val="22"/>
        </w:rPr>
        <w:t>B) $0</w:t>
      </w:r>
    </w:p>
    <w:p w14:paraId="62815E5D" w14:textId="77777777" w:rsidR="00AD3EA8" w:rsidRPr="00902096" w:rsidRDefault="00AD3EA8" w:rsidP="00AD3EA8">
      <w:pPr>
        <w:pStyle w:val="ListParagraph"/>
        <w:numPr>
          <w:ilvl w:val="0"/>
          <w:numId w:val="7"/>
        </w:numPr>
        <w:contextualSpacing w:val="0"/>
      </w:pPr>
      <w:r w:rsidRPr="00902096">
        <w:rPr>
          <w:sz w:val="22"/>
          <w:szCs w:val="22"/>
        </w:rPr>
        <w:t>C) Do not know</w:t>
      </w:r>
    </w:p>
    <w:p w14:paraId="180DF8D8" w14:textId="77777777" w:rsidR="00AD3EA8" w:rsidRPr="00902096" w:rsidRDefault="00AD3EA8" w:rsidP="00AD3EA8">
      <w:pPr>
        <w:spacing w:before="60"/>
      </w:pPr>
      <w:r w:rsidRPr="00902096">
        <w:rPr>
          <w:b/>
          <w:bCs/>
          <w:color w:val="2E7D32"/>
          <w:sz w:val="20"/>
          <w:szCs w:val="20"/>
        </w:rPr>
        <w:t>Correct Answer: B</w:t>
      </w:r>
    </w:p>
    <w:p w14:paraId="6B102EE3" w14:textId="77777777" w:rsidR="00AD3EA8" w:rsidRPr="00902096" w:rsidRDefault="00AD3EA8" w:rsidP="00AD3EA8">
      <w:pPr>
        <w:spacing w:before="240" w:after="120"/>
      </w:pPr>
      <w:r w:rsidRPr="00902096">
        <w:rPr>
          <w:b/>
          <w:bCs/>
        </w:rPr>
        <w:t xml:space="preserve">Question 5. </w:t>
      </w:r>
      <w:r w:rsidRPr="00902096">
        <w:t>Lyle has a good job and earns enough to pay his bills comfortably each month. In terms of his emergency savings, how much should he have set aside?</w:t>
      </w:r>
      <w:r w:rsidRPr="00902096">
        <w:rPr>
          <w:i/>
          <w:iCs/>
          <w:color w:val="666666"/>
          <w:sz w:val="20"/>
          <w:szCs w:val="20"/>
        </w:rPr>
        <w:t xml:space="preserve"> [Saving]</w:t>
      </w:r>
    </w:p>
    <w:p w14:paraId="66E3B20C" w14:textId="77777777" w:rsidR="00AD3EA8" w:rsidRPr="00902096" w:rsidRDefault="00AD3EA8" w:rsidP="00AD3EA8">
      <w:pPr>
        <w:pStyle w:val="ListParagraph"/>
        <w:numPr>
          <w:ilvl w:val="0"/>
          <w:numId w:val="7"/>
        </w:numPr>
        <w:contextualSpacing w:val="0"/>
      </w:pPr>
      <w:r w:rsidRPr="00902096">
        <w:rPr>
          <w:sz w:val="22"/>
          <w:szCs w:val="22"/>
        </w:rPr>
        <w:t>A) $200 or so</w:t>
      </w:r>
    </w:p>
    <w:p w14:paraId="483272AA" w14:textId="77777777" w:rsidR="00AD3EA8" w:rsidRPr="00902096" w:rsidRDefault="00AD3EA8" w:rsidP="00AD3EA8">
      <w:pPr>
        <w:pStyle w:val="ListParagraph"/>
        <w:numPr>
          <w:ilvl w:val="0"/>
          <w:numId w:val="7"/>
        </w:numPr>
        <w:contextualSpacing w:val="0"/>
      </w:pPr>
      <w:r w:rsidRPr="00902096">
        <w:rPr>
          <w:sz w:val="22"/>
          <w:szCs w:val="22"/>
        </w:rPr>
        <w:t>B) Money equal to his share of one month's rent/mortgage</w:t>
      </w:r>
    </w:p>
    <w:p w14:paraId="5265CAB5" w14:textId="77777777" w:rsidR="00AD3EA8" w:rsidRPr="00902096" w:rsidRDefault="00AD3EA8" w:rsidP="00AD3EA8">
      <w:pPr>
        <w:pStyle w:val="ListParagraph"/>
        <w:numPr>
          <w:ilvl w:val="0"/>
          <w:numId w:val="7"/>
        </w:numPr>
        <w:contextualSpacing w:val="0"/>
      </w:pPr>
      <w:r w:rsidRPr="00902096">
        <w:rPr>
          <w:sz w:val="22"/>
          <w:szCs w:val="22"/>
        </w:rPr>
        <w:t>C) The equivalent of three or more months of living expenses</w:t>
      </w:r>
    </w:p>
    <w:p w14:paraId="261E71A0" w14:textId="77777777" w:rsidR="00AD3EA8" w:rsidRPr="00902096" w:rsidRDefault="00AD3EA8" w:rsidP="00AD3EA8">
      <w:pPr>
        <w:pStyle w:val="ListParagraph"/>
        <w:numPr>
          <w:ilvl w:val="0"/>
          <w:numId w:val="7"/>
        </w:numPr>
        <w:contextualSpacing w:val="0"/>
      </w:pPr>
      <w:r w:rsidRPr="00902096">
        <w:rPr>
          <w:sz w:val="22"/>
          <w:szCs w:val="22"/>
        </w:rPr>
        <w:t>D) Do not know</w:t>
      </w:r>
    </w:p>
    <w:p w14:paraId="78F9C1DE" w14:textId="77777777" w:rsidR="00AD3EA8" w:rsidRPr="00902096" w:rsidRDefault="00AD3EA8" w:rsidP="00AD3EA8">
      <w:pPr>
        <w:spacing w:before="60"/>
      </w:pPr>
      <w:r w:rsidRPr="00902096">
        <w:rPr>
          <w:b/>
          <w:bCs/>
          <w:color w:val="2E7D32"/>
          <w:sz w:val="20"/>
          <w:szCs w:val="20"/>
        </w:rPr>
        <w:t>Correct Answer: C</w:t>
      </w:r>
    </w:p>
    <w:p w14:paraId="208F4B13" w14:textId="77777777" w:rsidR="00AD3EA8" w:rsidRPr="00902096" w:rsidRDefault="00AD3EA8" w:rsidP="00AD3EA8">
      <w:pPr>
        <w:spacing w:before="240" w:after="120"/>
      </w:pPr>
      <w:r w:rsidRPr="00902096">
        <w:rPr>
          <w:b/>
          <w:bCs/>
        </w:rPr>
        <w:t xml:space="preserve">Question 6. </w:t>
      </w:r>
      <w:r w:rsidRPr="00902096">
        <w:t>A successful effort to lower inflation would likely be accompanied by which of the following?</w:t>
      </w:r>
      <w:r w:rsidRPr="00902096">
        <w:rPr>
          <w:i/>
          <w:iCs/>
          <w:color w:val="666666"/>
          <w:sz w:val="20"/>
          <w:szCs w:val="20"/>
        </w:rPr>
        <w:t xml:space="preserve"> [Inflation]</w:t>
      </w:r>
    </w:p>
    <w:p w14:paraId="343FE142" w14:textId="77777777" w:rsidR="00AD3EA8" w:rsidRPr="00902096" w:rsidRDefault="00AD3EA8" w:rsidP="00AD3EA8">
      <w:pPr>
        <w:pStyle w:val="ListParagraph"/>
        <w:numPr>
          <w:ilvl w:val="0"/>
          <w:numId w:val="7"/>
        </w:numPr>
        <w:contextualSpacing w:val="0"/>
      </w:pPr>
      <w:r w:rsidRPr="00902096">
        <w:rPr>
          <w:sz w:val="22"/>
          <w:szCs w:val="22"/>
        </w:rPr>
        <w:t>A) A decrease in the general level of prices</w:t>
      </w:r>
    </w:p>
    <w:p w14:paraId="11B17426" w14:textId="77777777" w:rsidR="00AD3EA8" w:rsidRPr="00902096" w:rsidRDefault="00AD3EA8" w:rsidP="00AD3EA8">
      <w:pPr>
        <w:pStyle w:val="ListParagraph"/>
        <w:numPr>
          <w:ilvl w:val="0"/>
          <w:numId w:val="7"/>
        </w:numPr>
        <w:contextualSpacing w:val="0"/>
      </w:pPr>
      <w:r w:rsidRPr="00902096">
        <w:rPr>
          <w:sz w:val="22"/>
          <w:szCs w:val="22"/>
        </w:rPr>
        <w:t>B) A slower increase in prices</w:t>
      </w:r>
    </w:p>
    <w:p w14:paraId="5FC1A11B" w14:textId="77777777" w:rsidR="00AD3EA8" w:rsidRPr="00902096" w:rsidRDefault="00AD3EA8" w:rsidP="00AD3EA8">
      <w:pPr>
        <w:pStyle w:val="ListParagraph"/>
        <w:numPr>
          <w:ilvl w:val="0"/>
          <w:numId w:val="7"/>
        </w:numPr>
        <w:contextualSpacing w:val="0"/>
      </w:pPr>
      <w:r w:rsidRPr="00902096">
        <w:rPr>
          <w:sz w:val="22"/>
          <w:szCs w:val="22"/>
        </w:rPr>
        <w:t>C) An increase in employment</w:t>
      </w:r>
    </w:p>
    <w:p w14:paraId="224E77B4" w14:textId="77777777" w:rsidR="00AD3EA8" w:rsidRPr="00902096" w:rsidRDefault="00AD3EA8" w:rsidP="00AD3EA8">
      <w:pPr>
        <w:pStyle w:val="ListParagraph"/>
        <w:numPr>
          <w:ilvl w:val="0"/>
          <w:numId w:val="7"/>
        </w:numPr>
        <w:contextualSpacing w:val="0"/>
      </w:pPr>
      <w:r w:rsidRPr="00902096">
        <w:rPr>
          <w:sz w:val="22"/>
          <w:szCs w:val="22"/>
        </w:rPr>
        <w:t>D) Do not know</w:t>
      </w:r>
    </w:p>
    <w:p w14:paraId="375307A3" w14:textId="77777777" w:rsidR="00AD3EA8" w:rsidRPr="00902096" w:rsidRDefault="00AD3EA8" w:rsidP="00AD3EA8">
      <w:pPr>
        <w:spacing w:before="60"/>
      </w:pPr>
      <w:r w:rsidRPr="00902096">
        <w:rPr>
          <w:b/>
          <w:bCs/>
          <w:color w:val="2E7D32"/>
          <w:sz w:val="20"/>
          <w:szCs w:val="20"/>
        </w:rPr>
        <w:t>Correct Answer: B</w:t>
      </w:r>
    </w:p>
    <w:p w14:paraId="0758CA7D" w14:textId="77777777" w:rsidR="00AD3EA8" w:rsidRPr="00902096" w:rsidRDefault="00AD3EA8" w:rsidP="00AD3EA8">
      <w:pPr>
        <w:spacing w:before="240" w:after="120"/>
      </w:pPr>
      <w:r w:rsidRPr="00902096">
        <w:rPr>
          <w:b/>
          <w:bCs/>
        </w:rPr>
        <w:t xml:space="preserve">Question 7. </w:t>
      </w:r>
      <w:r w:rsidRPr="00902096">
        <w:t>Inflation can cause difficulty in many ways. Which group would have the greatest problem during periods of high inflation?</w:t>
      </w:r>
      <w:r w:rsidRPr="00902096">
        <w:rPr>
          <w:i/>
          <w:iCs/>
          <w:color w:val="666666"/>
          <w:sz w:val="20"/>
          <w:szCs w:val="20"/>
        </w:rPr>
        <w:t xml:space="preserve"> [Inflation]</w:t>
      </w:r>
    </w:p>
    <w:p w14:paraId="745CE1D1" w14:textId="77777777" w:rsidR="00AD3EA8" w:rsidRPr="00902096" w:rsidRDefault="00AD3EA8" w:rsidP="00AD3EA8">
      <w:pPr>
        <w:pStyle w:val="ListParagraph"/>
        <w:numPr>
          <w:ilvl w:val="0"/>
          <w:numId w:val="7"/>
        </w:numPr>
        <w:contextualSpacing w:val="0"/>
      </w:pPr>
      <w:r w:rsidRPr="00902096">
        <w:rPr>
          <w:sz w:val="22"/>
          <w:szCs w:val="22"/>
        </w:rPr>
        <w:t>A) Young couples with no children who both work</w:t>
      </w:r>
    </w:p>
    <w:p w14:paraId="2A5008E9" w14:textId="77777777" w:rsidR="00AD3EA8" w:rsidRPr="00902096" w:rsidRDefault="00AD3EA8" w:rsidP="00AD3EA8">
      <w:pPr>
        <w:pStyle w:val="ListParagraph"/>
        <w:numPr>
          <w:ilvl w:val="0"/>
          <w:numId w:val="7"/>
        </w:numPr>
        <w:contextualSpacing w:val="0"/>
      </w:pPr>
      <w:r w:rsidRPr="00902096">
        <w:rPr>
          <w:sz w:val="22"/>
          <w:szCs w:val="22"/>
        </w:rPr>
        <w:t>B) Older, working couples saving for retirement</w:t>
      </w:r>
    </w:p>
    <w:p w14:paraId="5B72A165" w14:textId="77777777" w:rsidR="00AD3EA8" w:rsidRPr="00902096" w:rsidRDefault="00AD3EA8" w:rsidP="00AD3EA8">
      <w:pPr>
        <w:pStyle w:val="ListParagraph"/>
        <w:numPr>
          <w:ilvl w:val="0"/>
          <w:numId w:val="7"/>
        </w:numPr>
        <w:contextualSpacing w:val="0"/>
      </w:pPr>
      <w:r w:rsidRPr="00902096">
        <w:rPr>
          <w:sz w:val="22"/>
          <w:szCs w:val="22"/>
        </w:rPr>
        <w:t>C) Retirees living on a fixed income</w:t>
      </w:r>
    </w:p>
    <w:p w14:paraId="57A675DC" w14:textId="77777777" w:rsidR="00AD3EA8" w:rsidRPr="00902096" w:rsidRDefault="00AD3EA8" w:rsidP="00AD3EA8">
      <w:pPr>
        <w:pStyle w:val="ListParagraph"/>
        <w:numPr>
          <w:ilvl w:val="0"/>
          <w:numId w:val="7"/>
        </w:numPr>
        <w:contextualSpacing w:val="0"/>
      </w:pPr>
      <w:r w:rsidRPr="00902096">
        <w:rPr>
          <w:sz w:val="22"/>
          <w:szCs w:val="22"/>
        </w:rPr>
        <w:t>D) Do not know</w:t>
      </w:r>
    </w:p>
    <w:p w14:paraId="28044E6B" w14:textId="77777777" w:rsidR="00AD3EA8" w:rsidRPr="00902096" w:rsidRDefault="00AD3EA8" w:rsidP="00AD3EA8">
      <w:pPr>
        <w:spacing w:before="60"/>
      </w:pPr>
      <w:r w:rsidRPr="00902096">
        <w:rPr>
          <w:b/>
          <w:bCs/>
          <w:color w:val="2E7D32"/>
          <w:sz w:val="20"/>
          <w:szCs w:val="20"/>
        </w:rPr>
        <w:t>Correct Answer: C</w:t>
      </w:r>
    </w:p>
    <w:p w14:paraId="48411C03" w14:textId="77777777" w:rsidR="00AD3EA8" w:rsidRPr="00902096" w:rsidRDefault="00AD3EA8" w:rsidP="00AD3EA8">
      <w:pPr>
        <w:spacing w:before="240" w:after="120"/>
      </w:pPr>
      <w:r w:rsidRPr="00902096">
        <w:rPr>
          <w:b/>
          <w:bCs/>
        </w:rPr>
        <w:lastRenderedPageBreak/>
        <w:t xml:space="preserve">Question 8. </w:t>
      </w:r>
      <w:r w:rsidRPr="00902096">
        <w:t>Jayden is shopping for an auto loan. Which of the following can he likely negotiate with the lender?</w:t>
      </w:r>
      <w:r w:rsidRPr="00902096">
        <w:rPr>
          <w:i/>
          <w:iCs/>
          <w:color w:val="666666"/>
          <w:sz w:val="20"/>
          <w:szCs w:val="20"/>
        </w:rPr>
        <w:t xml:space="preserve"> [Borrowing]</w:t>
      </w:r>
    </w:p>
    <w:p w14:paraId="04DC8153" w14:textId="77777777" w:rsidR="00AD3EA8" w:rsidRPr="00902096" w:rsidRDefault="00AD3EA8" w:rsidP="00AD3EA8">
      <w:pPr>
        <w:pStyle w:val="ListParagraph"/>
        <w:numPr>
          <w:ilvl w:val="0"/>
          <w:numId w:val="7"/>
        </w:numPr>
        <w:contextualSpacing w:val="0"/>
      </w:pPr>
      <w:r w:rsidRPr="00902096">
        <w:rPr>
          <w:sz w:val="22"/>
          <w:szCs w:val="22"/>
        </w:rPr>
        <w:t>A) The interest rate</w:t>
      </w:r>
    </w:p>
    <w:p w14:paraId="1A5A05A7" w14:textId="77777777" w:rsidR="00AD3EA8" w:rsidRPr="00902096" w:rsidRDefault="00AD3EA8" w:rsidP="00AD3EA8">
      <w:pPr>
        <w:pStyle w:val="ListParagraph"/>
        <w:numPr>
          <w:ilvl w:val="0"/>
          <w:numId w:val="7"/>
        </w:numPr>
        <w:contextualSpacing w:val="0"/>
      </w:pPr>
      <w:r w:rsidRPr="00902096">
        <w:rPr>
          <w:sz w:val="22"/>
          <w:szCs w:val="22"/>
        </w:rPr>
        <w:t>B) The required down payment</w:t>
      </w:r>
    </w:p>
    <w:p w14:paraId="0A978980" w14:textId="77777777" w:rsidR="00AD3EA8" w:rsidRPr="00902096" w:rsidRDefault="00AD3EA8" w:rsidP="00AD3EA8">
      <w:pPr>
        <w:pStyle w:val="ListParagraph"/>
        <w:numPr>
          <w:ilvl w:val="0"/>
          <w:numId w:val="7"/>
        </w:numPr>
        <w:contextualSpacing w:val="0"/>
      </w:pPr>
      <w:r w:rsidRPr="00902096">
        <w:rPr>
          <w:sz w:val="22"/>
          <w:szCs w:val="22"/>
        </w:rPr>
        <w:t>C) Both</w:t>
      </w:r>
    </w:p>
    <w:p w14:paraId="72829EF5" w14:textId="77777777" w:rsidR="00AD3EA8" w:rsidRPr="00902096" w:rsidRDefault="00AD3EA8" w:rsidP="00AD3EA8">
      <w:pPr>
        <w:pStyle w:val="ListParagraph"/>
        <w:numPr>
          <w:ilvl w:val="0"/>
          <w:numId w:val="7"/>
        </w:numPr>
        <w:contextualSpacing w:val="0"/>
      </w:pPr>
      <w:r w:rsidRPr="00902096">
        <w:rPr>
          <w:sz w:val="22"/>
          <w:szCs w:val="22"/>
        </w:rPr>
        <w:t>D) Neither</w:t>
      </w:r>
    </w:p>
    <w:p w14:paraId="18190455" w14:textId="77777777" w:rsidR="00AD3EA8" w:rsidRPr="00902096" w:rsidRDefault="00AD3EA8" w:rsidP="00AD3EA8">
      <w:pPr>
        <w:pStyle w:val="ListParagraph"/>
        <w:numPr>
          <w:ilvl w:val="0"/>
          <w:numId w:val="7"/>
        </w:numPr>
        <w:contextualSpacing w:val="0"/>
      </w:pPr>
      <w:r w:rsidRPr="00902096">
        <w:rPr>
          <w:sz w:val="22"/>
          <w:szCs w:val="22"/>
        </w:rPr>
        <w:t>E) Do not know</w:t>
      </w:r>
    </w:p>
    <w:p w14:paraId="12C7F6F1" w14:textId="77777777" w:rsidR="00AD3EA8" w:rsidRPr="00902096" w:rsidRDefault="00AD3EA8" w:rsidP="00AD3EA8">
      <w:pPr>
        <w:spacing w:before="60"/>
      </w:pPr>
      <w:r w:rsidRPr="00902096">
        <w:rPr>
          <w:b/>
          <w:bCs/>
          <w:color w:val="2E7D32"/>
          <w:sz w:val="20"/>
          <w:szCs w:val="20"/>
        </w:rPr>
        <w:t>Correct Answer: C</w:t>
      </w:r>
    </w:p>
    <w:p w14:paraId="1C5928A9" w14:textId="77777777" w:rsidR="00AD3EA8" w:rsidRPr="00902096" w:rsidRDefault="00AD3EA8" w:rsidP="00AD3EA8">
      <w:pPr>
        <w:spacing w:before="240" w:after="120"/>
      </w:pPr>
      <w:r w:rsidRPr="00902096">
        <w:rPr>
          <w:b/>
          <w:bCs/>
        </w:rPr>
        <w:t xml:space="preserve">Question 9. </w:t>
      </w:r>
      <w:r w:rsidRPr="00902096">
        <w:t>Considering the strategy of allocating income, what is the PRIMARY advantage to your household of making a budget?</w:t>
      </w:r>
      <w:r w:rsidRPr="00902096">
        <w:rPr>
          <w:i/>
          <w:iCs/>
          <w:color w:val="666666"/>
          <w:sz w:val="20"/>
          <w:szCs w:val="20"/>
        </w:rPr>
        <w:t xml:space="preserve"> [Earning]</w:t>
      </w:r>
    </w:p>
    <w:p w14:paraId="23799C36" w14:textId="77777777" w:rsidR="00AD3EA8" w:rsidRPr="00902096" w:rsidRDefault="00AD3EA8" w:rsidP="00AD3EA8">
      <w:pPr>
        <w:pStyle w:val="ListParagraph"/>
        <w:numPr>
          <w:ilvl w:val="0"/>
          <w:numId w:val="7"/>
        </w:numPr>
        <w:contextualSpacing w:val="0"/>
      </w:pPr>
      <w:r w:rsidRPr="00902096">
        <w:rPr>
          <w:sz w:val="22"/>
          <w:szCs w:val="22"/>
        </w:rPr>
        <w:t>A) Ensures funds are available for bill paying and saving</w:t>
      </w:r>
    </w:p>
    <w:p w14:paraId="0B6A7BAB" w14:textId="77777777" w:rsidR="00AD3EA8" w:rsidRPr="00902096" w:rsidRDefault="00AD3EA8" w:rsidP="00AD3EA8">
      <w:pPr>
        <w:pStyle w:val="ListParagraph"/>
        <w:numPr>
          <w:ilvl w:val="0"/>
          <w:numId w:val="7"/>
        </w:numPr>
        <w:contextualSpacing w:val="0"/>
      </w:pPr>
      <w:r w:rsidRPr="00902096">
        <w:rPr>
          <w:sz w:val="22"/>
          <w:szCs w:val="22"/>
        </w:rPr>
        <w:t>B) Reduces your taxes</w:t>
      </w:r>
    </w:p>
    <w:p w14:paraId="0F16FD81" w14:textId="77777777" w:rsidR="00AD3EA8" w:rsidRPr="00902096" w:rsidRDefault="00AD3EA8" w:rsidP="00AD3EA8">
      <w:pPr>
        <w:pStyle w:val="ListParagraph"/>
        <w:numPr>
          <w:ilvl w:val="0"/>
          <w:numId w:val="7"/>
        </w:numPr>
        <w:contextualSpacing w:val="0"/>
      </w:pPr>
      <w:r w:rsidRPr="00902096">
        <w:rPr>
          <w:sz w:val="22"/>
          <w:szCs w:val="22"/>
        </w:rPr>
        <w:t>C) Increases rate of return on your investments</w:t>
      </w:r>
    </w:p>
    <w:p w14:paraId="0008020D" w14:textId="77777777" w:rsidR="00AD3EA8" w:rsidRPr="00902096" w:rsidRDefault="00AD3EA8" w:rsidP="00AD3EA8">
      <w:pPr>
        <w:pStyle w:val="ListParagraph"/>
        <w:numPr>
          <w:ilvl w:val="0"/>
          <w:numId w:val="7"/>
        </w:numPr>
        <w:contextualSpacing w:val="0"/>
      </w:pPr>
      <w:r w:rsidRPr="00902096">
        <w:rPr>
          <w:sz w:val="22"/>
          <w:szCs w:val="22"/>
        </w:rPr>
        <w:t>D) Do not know</w:t>
      </w:r>
    </w:p>
    <w:p w14:paraId="4E436B70" w14:textId="77777777" w:rsidR="00AD3EA8" w:rsidRPr="00902096" w:rsidRDefault="00AD3EA8" w:rsidP="00AD3EA8">
      <w:pPr>
        <w:spacing w:before="60"/>
      </w:pPr>
      <w:r w:rsidRPr="00902096">
        <w:rPr>
          <w:b/>
          <w:bCs/>
          <w:color w:val="2E7D32"/>
          <w:sz w:val="20"/>
          <w:szCs w:val="20"/>
        </w:rPr>
        <w:t>Correct Answer: A</w:t>
      </w:r>
    </w:p>
    <w:p w14:paraId="0B7D82CE" w14:textId="77777777" w:rsidR="00AD3EA8" w:rsidRPr="00902096" w:rsidRDefault="00AD3EA8" w:rsidP="00AD3EA8">
      <w:pPr>
        <w:spacing w:before="240" w:after="120"/>
      </w:pPr>
      <w:r w:rsidRPr="00902096">
        <w:rPr>
          <w:b/>
          <w:bCs/>
        </w:rPr>
        <w:t xml:space="preserve">Question 10. </w:t>
      </w:r>
      <w:r w:rsidRPr="00902096">
        <w:t>Which of the following statements regarding credit reports is FALSE?</w:t>
      </w:r>
      <w:r w:rsidRPr="00902096">
        <w:rPr>
          <w:i/>
          <w:iCs/>
          <w:color w:val="666666"/>
          <w:sz w:val="20"/>
          <w:szCs w:val="20"/>
        </w:rPr>
        <w:t xml:space="preserve"> [Borrowing/Credit]</w:t>
      </w:r>
    </w:p>
    <w:p w14:paraId="690FD527" w14:textId="77777777" w:rsidR="00AD3EA8" w:rsidRPr="00902096" w:rsidRDefault="00AD3EA8" w:rsidP="00AD3EA8">
      <w:pPr>
        <w:pStyle w:val="ListParagraph"/>
        <w:numPr>
          <w:ilvl w:val="0"/>
          <w:numId w:val="7"/>
        </w:numPr>
        <w:contextualSpacing w:val="0"/>
      </w:pPr>
      <w:r w:rsidRPr="00902096">
        <w:rPr>
          <w:sz w:val="22"/>
          <w:szCs w:val="22"/>
        </w:rPr>
        <w:t>A) Credit reports are used by employers to screen job applicants</w:t>
      </w:r>
    </w:p>
    <w:p w14:paraId="1F711B7A" w14:textId="77777777" w:rsidR="00AD3EA8" w:rsidRPr="00902096" w:rsidRDefault="00AD3EA8" w:rsidP="00AD3EA8">
      <w:pPr>
        <w:pStyle w:val="ListParagraph"/>
        <w:numPr>
          <w:ilvl w:val="0"/>
          <w:numId w:val="7"/>
        </w:numPr>
        <w:contextualSpacing w:val="0"/>
      </w:pPr>
      <w:r w:rsidRPr="00902096">
        <w:rPr>
          <w:sz w:val="22"/>
          <w:szCs w:val="22"/>
        </w:rPr>
        <w:t>B) A credit report includes an assessment of your worthiness to receive credit</w:t>
      </w:r>
    </w:p>
    <w:p w14:paraId="5137D6C9" w14:textId="77777777" w:rsidR="00AD3EA8" w:rsidRPr="00902096" w:rsidRDefault="00AD3EA8" w:rsidP="00AD3EA8">
      <w:pPr>
        <w:pStyle w:val="ListParagraph"/>
        <w:numPr>
          <w:ilvl w:val="0"/>
          <w:numId w:val="7"/>
        </w:numPr>
        <w:contextualSpacing w:val="0"/>
      </w:pPr>
      <w:r w:rsidRPr="00902096">
        <w:rPr>
          <w:sz w:val="22"/>
          <w:szCs w:val="22"/>
        </w:rPr>
        <w:t>C) Your credit report is provided by a single source</w:t>
      </w:r>
    </w:p>
    <w:p w14:paraId="6637B116" w14:textId="77777777" w:rsidR="00AD3EA8" w:rsidRPr="00902096" w:rsidRDefault="00AD3EA8" w:rsidP="00AD3EA8">
      <w:pPr>
        <w:pStyle w:val="ListParagraph"/>
        <w:numPr>
          <w:ilvl w:val="0"/>
          <w:numId w:val="7"/>
        </w:numPr>
        <w:contextualSpacing w:val="0"/>
      </w:pPr>
      <w:r w:rsidRPr="00902096">
        <w:rPr>
          <w:sz w:val="22"/>
          <w:szCs w:val="22"/>
        </w:rPr>
        <w:t>D) Do not know</w:t>
      </w:r>
    </w:p>
    <w:p w14:paraId="0191918E" w14:textId="77777777" w:rsidR="00AD3EA8" w:rsidRPr="00902096" w:rsidRDefault="00AD3EA8" w:rsidP="00AD3EA8">
      <w:pPr>
        <w:spacing w:before="60"/>
      </w:pPr>
      <w:r w:rsidRPr="00902096">
        <w:rPr>
          <w:b/>
          <w:bCs/>
          <w:color w:val="2E7D32"/>
          <w:sz w:val="20"/>
          <w:szCs w:val="20"/>
        </w:rPr>
        <w:t>Correct Answer: C</w:t>
      </w:r>
    </w:p>
    <w:p w14:paraId="4889B207" w14:textId="77777777" w:rsidR="00AD3EA8" w:rsidRPr="00902096" w:rsidRDefault="00AD3EA8" w:rsidP="00AD3EA8">
      <w:r w:rsidRPr="00902096">
        <w:br w:type="page"/>
      </w:r>
    </w:p>
    <w:p w14:paraId="657F8E49" w14:textId="77777777" w:rsidR="00AD3EA8" w:rsidRPr="00902096" w:rsidRDefault="00AD3EA8" w:rsidP="00AD3EA8">
      <w:pPr>
        <w:pStyle w:val="Heading1"/>
        <w:rPr>
          <w:rFonts w:ascii="Times New Roman" w:hAnsi="Times New Roman" w:cs="Times New Roman"/>
          <w:color w:val="auto"/>
        </w:rPr>
      </w:pPr>
      <w:r w:rsidRPr="00902096">
        <w:rPr>
          <w:rFonts w:ascii="Times New Roman" w:hAnsi="Times New Roman" w:cs="Times New Roman"/>
          <w:color w:val="auto"/>
        </w:rPr>
        <w:lastRenderedPageBreak/>
        <w:t>Behavioral and Risk Management Knowledge</w:t>
      </w:r>
    </w:p>
    <w:p w14:paraId="6982605B" w14:textId="77777777" w:rsidR="00AD3EA8" w:rsidRPr="00902096" w:rsidRDefault="00AD3EA8" w:rsidP="00AD3EA8">
      <w:pPr>
        <w:spacing w:after="200"/>
        <w:rPr>
          <w:i/>
          <w:iCs/>
          <w:color w:val="666666"/>
          <w:sz w:val="22"/>
          <w:szCs w:val="22"/>
        </w:rPr>
      </w:pPr>
      <w:r w:rsidRPr="00902096">
        <w:rPr>
          <w:i/>
          <w:iCs/>
          <w:color w:val="666666"/>
          <w:sz w:val="22"/>
          <w:szCs w:val="22"/>
        </w:rPr>
        <w:t>(Q11–Q28, 18 items)</w:t>
      </w:r>
    </w:p>
    <w:p w14:paraId="4B6D4AEE" w14:textId="46DCF307" w:rsidR="00110976" w:rsidRPr="00110976" w:rsidRDefault="00AD3EA8" w:rsidP="00110976">
      <w:pPr>
        <w:pStyle w:val="font-claude-response-body"/>
        <w:spacing w:before="0" w:beforeAutospacing="0" w:after="0" w:afterAutospacing="0"/>
        <w:rPr>
          <w:ins w:id="397" w:author="Bolivard, Guillaume" w:date="2026-01-17T01:46:00Z" w16du:dateUtc="2026-01-17T05:46:00Z"/>
          <w:rFonts w:eastAsiaTheme="majorEastAsia"/>
          <w:b/>
          <w:bCs/>
          <w:kern w:val="2"/>
          <w:sz w:val="28"/>
          <w:szCs w:val="28"/>
          <w14:ligatures w14:val="standardContextual"/>
          <w:rPrChange w:id="398" w:author="Bolivard, Guillaume" w:date="2026-01-17T01:46:00Z" w16du:dateUtc="2026-01-17T05:46:00Z">
            <w:rPr>
              <w:ins w:id="399" w:author="Bolivard, Guillaume" w:date="2026-01-17T01:46:00Z" w16du:dateUtc="2026-01-17T05:46:00Z"/>
            </w:rPr>
          </w:rPrChange>
        </w:rPr>
        <w:pPrChange w:id="400" w:author="Bolivard, Guillaume" w:date="2026-01-17T01:46:00Z" w16du:dateUtc="2026-01-17T05:46:00Z">
          <w:pPr>
            <w:pStyle w:val="font-claude-response-body"/>
          </w:pPr>
        </w:pPrChange>
      </w:pPr>
      <w:del w:id="401" w:author="Bolivard, Guillaume" w:date="2026-01-17T02:14:00Z" w16du:dateUtc="2026-01-17T06:14:00Z">
        <w:r w:rsidRPr="00902096" w:rsidDel="00350FCC">
          <w:rPr>
            <w:i/>
            <w:iCs/>
          </w:rPr>
          <w:delText>These questions assess knowledge of compound interest, inflation, borrowing, saving, and basic numeracy.</w:delText>
        </w:r>
      </w:del>
      <w:ins w:id="402" w:author="Bolivard, Guillaume" w:date="2026-01-17T01:46:00Z" w16du:dateUtc="2026-01-17T05:46:00Z">
        <w:r w:rsidR="00110976" w:rsidRPr="00110976">
          <w:rPr>
            <w:i/>
            <w:iCs/>
            <w:color w:val="666666"/>
            <w:sz w:val="22"/>
            <w:szCs w:val="22"/>
            <w:rPrChange w:id="403" w:author="Bolivard, Guillaume" w:date="2026-01-17T01:46:00Z" w16du:dateUtc="2026-01-17T05:46:00Z">
              <w:rPr/>
            </w:rPrChange>
          </w:rPr>
          <w:t>This section contains two item types. Q11–Q14 assess factual knowledge of diversification and insurance and are scored as correct/incorrect. Q15–Q28 assess financial attitudes, risk tolerance, and behavioral tendencies; these items are not scored and serve as baseline covariates for heterogeneity analysis (RQ2).</w:t>
        </w:r>
      </w:ins>
    </w:p>
    <w:p w14:paraId="6B5215C2" w14:textId="77777777" w:rsidR="00350FCC" w:rsidRDefault="00350FCC" w:rsidP="00AD3EA8">
      <w:pPr>
        <w:spacing w:after="200"/>
        <w:rPr>
          <w:ins w:id="404" w:author="Bolivard, Guillaume" w:date="2026-01-17T02:15:00Z" w16du:dateUtc="2026-01-17T06:15:00Z"/>
          <w:rFonts w:eastAsiaTheme="majorEastAsia"/>
          <w:kern w:val="2"/>
          <w:sz w:val="28"/>
          <w:szCs w:val="28"/>
          <w14:ligatures w14:val="standardContextual"/>
        </w:rPr>
      </w:pPr>
    </w:p>
    <w:p w14:paraId="60E3BF0F" w14:textId="0147641D" w:rsidR="00110976" w:rsidRPr="00350FCC" w:rsidRDefault="00350FCC" w:rsidP="00AD3EA8">
      <w:pPr>
        <w:spacing w:after="200"/>
        <w:rPr>
          <w:rFonts w:eastAsiaTheme="majorEastAsia"/>
          <w:kern w:val="2"/>
          <w:sz w:val="28"/>
          <w:szCs w:val="28"/>
          <w14:ligatures w14:val="standardContextual"/>
          <w:rPrChange w:id="405" w:author="Bolivard, Guillaume" w:date="2026-01-17T02:15:00Z" w16du:dateUtc="2026-01-17T06:15:00Z">
            <w:rPr>
              <w:i/>
              <w:iCs/>
            </w:rPr>
          </w:rPrChange>
        </w:rPr>
      </w:pPr>
      <w:ins w:id="406" w:author="Bolivard, Guillaume" w:date="2026-01-17T02:15:00Z" w16du:dateUtc="2026-01-17T06:15:00Z">
        <w:r>
          <w:rPr>
            <w:rFonts w:eastAsiaTheme="majorEastAsia"/>
            <w:kern w:val="2"/>
            <w:sz w:val="28"/>
            <w:szCs w:val="28"/>
            <w14:ligatures w14:val="standardContextual"/>
          </w:rPr>
          <w:t>F</w:t>
        </w:r>
      </w:ins>
      <w:ins w:id="407" w:author="Bolivard, Guillaume" w:date="2026-01-17T02:14:00Z" w16du:dateUtc="2026-01-17T06:14:00Z">
        <w:r w:rsidRPr="00350FCC">
          <w:rPr>
            <w:rFonts w:eastAsiaTheme="majorEastAsia"/>
            <w:kern w:val="2"/>
            <w:sz w:val="28"/>
            <w:szCs w:val="28"/>
            <w14:ligatures w14:val="standardContextual"/>
            <w:rPrChange w:id="408" w:author="Bolivard, Guillaume" w:date="2026-01-17T02:15:00Z" w16du:dateUtc="2026-01-17T06:15:00Z">
              <w:rPr>
                <w:i/>
                <w:iCs/>
                <w:color w:val="666666"/>
                <w:sz w:val="22"/>
                <w:szCs w:val="22"/>
              </w:rPr>
            </w:rPrChange>
          </w:rPr>
          <w:t>actual knowledge</w:t>
        </w:r>
      </w:ins>
      <w:ins w:id="409" w:author="Bolivard, Guillaume" w:date="2026-01-17T02:15:00Z" w16du:dateUtc="2026-01-17T06:15:00Z">
        <w:r>
          <w:rPr>
            <w:rFonts w:eastAsiaTheme="majorEastAsia"/>
            <w:kern w:val="2"/>
            <w:sz w:val="28"/>
            <w:szCs w:val="28"/>
            <w14:ligatures w14:val="standardContextual"/>
          </w:rPr>
          <w:t xml:space="preserve"> </w:t>
        </w:r>
        <w:r w:rsidRPr="00AF393F">
          <w:rPr>
            <w:rFonts w:eastAsiaTheme="majorEastAsia"/>
            <w:kern w:val="2"/>
            <w:sz w:val="28"/>
            <w:szCs w:val="28"/>
            <w14:ligatures w14:val="standardContextual"/>
          </w:rPr>
          <w:t>(Q1</w:t>
        </w:r>
        <w:r>
          <w:rPr>
            <w:rFonts w:eastAsiaTheme="majorEastAsia"/>
            <w:kern w:val="2"/>
            <w:sz w:val="28"/>
            <w:szCs w:val="28"/>
            <w14:ligatures w14:val="standardContextual"/>
          </w:rPr>
          <w:t>1</w:t>
        </w:r>
        <w:r w:rsidRPr="00AF393F">
          <w:rPr>
            <w:rFonts w:eastAsiaTheme="majorEastAsia"/>
            <w:kern w:val="2"/>
            <w:sz w:val="28"/>
            <w:szCs w:val="28"/>
            <w14:ligatures w14:val="standardContextual"/>
          </w:rPr>
          <w:t>–Q</w:t>
        </w:r>
        <w:r>
          <w:rPr>
            <w:rFonts w:eastAsiaTheme="majorEastAsia"/>
            <w:kern w:val="2"/>
            <w:sz w:val="28"/>
            <w:szCs w:val="28"/>
            <w14:ligatures w14:val="standardContextual"/>
          </w:rPr>
          <w:t>14</w:t>
        </w:r>
        <w:r w:rsidRPr="00AF393F">
          <w:rPr>
            <w:rFonts w:eastAsiaTheme="majorEastAsia"/>
            <w:kern w:val="2"/>
            <w:sz w:val="28"/>
            <w:szCs w:val="28"/>
            <w14:ligatures w14:val="standardContextual"/>
          </w:rPr>
          <w:t>)</w:t>
        </w:r>
      </w:ins>
    </w:p>
    <w:p w14:paraId="1EFA211C" w14:textId="77777777" w:rsidR="00AD3EA8" w:rsidRPr="00902096" w:rsidRDefault="00AD3EA8" w:rsidP="00AD3EA8">
      <w:pPr>
        <w:spacing w:before="240" w:after="120"/>
      </w:pPr>
      <w:r w:rsidRPr="00902096">
        <w:rPr>
          <w:b/>
          <w:bCs/>
        </w:rPr>
        <w:t xml:space="preserve">Question 11. </w:t>
      </w:r>
      <w:r w:rsidRPr="00902096">
        <w:t>Please tell me whether this statement is true or false: Buying a single company's stock usually provides a safer return than a stock mutual fund.</w:t>
      </w:r>
      <w:r w:rsidRPr="00902096">
        <w:rPr>
          <w:i/>
          <w:iCs/>
          <w:color w:val="666666"/>
          <w:sz w:val="20"/>
          <w:szCs w:val="20"/>
        </w:rPr>
        <w:t xml:space="preserve"> [Risk Diversification]</w:t>
      </w:r>
    </w:p>
    <w:p w14:paraId="7CD4FD65" w14:textId="77777777" w:rsidR="00AD3EA8" w:rsidRPr="00902096" w:rsidRDefault="00AD3EA8" w:rsidP="00AD3EA8">
      <w:pPr>
        <w:pStyle w:val="ListParagraph"/>
        <w:numPr>
          <w:ilvl w:val="0"/>
          <w:numId w:val="7"/>
        </w:numPr>
        <w:contextualSpacing w:val="0"/>
      </w:pPr>
      <w:r w:rsidRPr="00902096">
        <w:rPr>
          <w:sz w:val="22"/>
          <w:szCs w:val="22"/>
        </w:rPr>
        <w:t>A) True</w:t>
      </w:r>
    </w:p>
    <w:p w14:paraId="1209FDCF" w14:textId="77777777" w:rsidR="00AD3EA8" w:rsidRPr="00902096" w:rsidRDefault="00AD3EA8" w:rsidP="00AD3EA8">
      <w:pPr>
        <w:pStyle w:val="ListParagraph"/>
        <w:numPr>
          <w:ilvl w:val="0"/>
          <w:numId w:val="7"/>
        </w:numPr>
        <w:contextualSpacing w:val="0"/>
      </w:pPr>
      <w:r w:rsidRPr="00902096">
        <w:rPr>
          <w:sz w:val="22"/>
          <w:szCs w:val="22"/>
        </w:rPr>
        <w:t>B) False</w:t>
      </w:r>
    </w:p>
    <w:p w14:paraId="245ABA41" w14:textId="77777777" w:rsidR="00AD3EA8" w:rsidRPr="00902096" w:rsidRDefault="00AD3EA8" w:rsidP="00AD3EA8">
      <w:pPr>
        <w:pStyle w:val="ListParagraph"/>
        <w:numPr>
          <w:ilvl w:val="0"/>
          <w:numId w:val="7"/>
        </w:numPr>
        <w:contextualSpacing w:val="0"/>
      </w:pPr>
      <w:r w:rsidRPr="00902096">
        <w:rPr>
          <w:sz w:val="22"/>
          <w:szCs w:val="22"/>
        </w:rPr>
        <w:t>C) Do not know</w:t>
      </w:r>
    </w:p>
    <w:p w14:paraId="47A8111A" w14:textId="77777777" w:rsidR="00AD3EA8" w:rsidRPr="00902096" w:rsidRDefault="00AD3EA8" w:rsidP="00AD3EA8">
      <w:pPr>
        <w:spacing w:before="60"/>
      </w:pPr>
      <w:r w:rsidRPr="00902096">
        <w:rPr>
          <w:b/>
          <w:bCs/>
          <w:color w:val="2E7D32"/>
          <w:sz w:val="20"/>
          <w:szCs w:val="20"/>
        </w:rPr>
        <w:t>Correct Answer: B</w:t>
      </w:r>
    </w:p>
    <w:p w14:paraId="15A4E2D9" w14:textId="77777777" w:rsidR="00AD3EA8" w:rsidRPr="00902096" w:rsidRDefault="00AD3EA8" w:rsidP="00AD3EA8">
      <w:pPr>
        <w:spacing w:before="240" w:after="120"/>
      </w:pPr>
      <w:r w:rsidRPr="00902096">
        <w:rPr>
          <w:b/>
          <w:bCs/>
        </w:rPr>
        <w:t xml:space="preserve">Question 12. </w:t>
      </w:r>
      <w:r w:rsidRPr="00902096">
        <w:t>Which of the following best describes the PRIMARY function of health insurance?</w:t>
      </w:r>
      <w:r w:rsidRPr="00902096">
        <w:rPr>
          <w:i/>
          <w:iCs/>
          <w:color w:val="666666"/>
          <w:sz w:val="20"/>
          <w:szCs w:val="20"/>
        </w:rPr>
        <w:t xml:space="preserve"> [Insurance]</w:t>
      </w:r>
    </w:p>
    <w:p w14:paraId="719F4E7C" w14:textId="77777777" w:rsidR="00AD3EA8" w:rsidRPr="00902096" w:rsidRDefault="00AD3EA8" w:rsidP="00AD3EA8">
      <w:pPr>
        <w:pStyle w:val="ListParagraph"/>
        <w:numPr>
          <w:ilvl w:val="0"/>
          <w:numId w:val="7"/>
        </w:numPr>
        <w:contextualSpacing w:val="0"/>
      </w:pPr>
      <w:r w:rsidRPr="00902096">
        <w:rPr>
          <w:sz w:val="22"/>
          <w:szCs w:val="22"/>
        </w:rPr>
        <w:t>A) Protect against the possibility of large unexpected medical bills</w:t>
      </w:r>
    </w:p>
    <w:p w14:paraId="0792D8F8" w14:textId="77777777" w:rsidR="00AD3EA8" w:rsidRPr="00902096" w:rsidRDefault="00AD3EA8" w:rsidP="00AD3EA8">
      <w:pPr>
        <w:pStyle w:val="ListParagraph"/>
        <w:numPr>
          <w:ilvl w:val="0"/>
          <w:numId w:val="7"/>
        </w:numPr>
        <w:contextualSpacing w:val="0"/>
      </w:pPr>
      <w:r w:rsidRPr="00902096">
        <w:rPr>
          <w:sz w:val="22"/>
          <w:szCs w:val="22"/>
        </w:rPr>
        <w:t>B) Cover the cost of routine health care expenses</w:t>
      </w:r>
    </w:p>
    <w:p w14:paraId="279A678E" w14:textId="77777777" w:rsidR="00AD3EA8" w:rsidRPr="00902096" w:rsidRDefault="00AD3EA8" w:rsidP="00AD3EA8">
      <w:pPr>
        <w:pStyle w:val="ListParagraph"/>
        <w:numPr>
          <w:ilvl w:val="0"/>
          <w:numId w:val="7"/>
        </w:numPr>
        <w:contextualSpacing w:val="0"/>
      </w:pPr>
      <w:r w:rsidRPr="00902096">
        <w:rPr>
          <w:sz w:val="22"/>
          <w:szCs w:val="22"/>
        </w:rPr>
        <w:t>C) Pay for elective medical procedures</w:t>
      </w:r>
    </w:p>
    <w:p w14:paraId="698374AC" w14:textId="77777777" w:rsidR="00AD3EA8" w:rsidRPr="00902096" w:rsidRDefault="00AD3EA8" w:rsidP="00AD3EA8">
      <w:pPr>
        <w:pStyle w:val="ListParagraph"/>
        <w:numPr>
          <w:ilvl w:val="0"/>
          <w:numId w:val="7"/>
        </w:numPr>
        <w:contextualSpacing w:val="0"/>
      </w:pPr>
      <w:r w:rsidRPr="00902096">
        <w:rPr>
          <w:sz w:val="22"/>
          <w:szCs w:val="22"/>
        </w:rPr>
        <w:t>D) Do not know</w:t>
      </w:r>
    </w:p>
    <w:p w14:paraId="731FCC43" w14:textId="77777777" w:rsidR="00AD3EA8" w:rsidRPr="00902096" w:rsidRDefault="00AD3EA8" w:rsidP="00AD3EA8">
      <w:pPr>
        <w:spacing w:before="60"/>
      </w:pPr>
      <w:r w:rsidRPr="00902096">
        <w:rPr>
          <w:b/>
          <w:bCs/>
          <w:color w:val="2E7D32"/>
          <w:sz w:val="20"/>
          <w:szCs w:val="20"/>
        </w:rPr>
        <w:t>Correct Answer: A</w:t>
      </w:r>
    </w:p>
    <w:p w14:paraId="25EC281E" w14:textId="77777777" w:rsidR="00AD3EA8" w:rsidRPr="00902096" w:rsidRDefault="00AD3EA8" w:rsidP="00AD3EA8">
      <w:pPr>
        <w:spacing w:before="240" w:after="120"/>
      </w:pPr>
      <w:r w:rsidRPr="00902096">
        <w:rPr>
          <w:b/>
          <w:bCs/>
        </w:rPr>
        <w:t xml:space="preserve">Question 13. </w:t>
      </w:r>
      <w:r w:rsidRPr="00902096">
        <w:t>What does a home insurance deductible represent?</w:t>
      </w:r>
      <w:r w:rsidRPr="00902096">
        <w:rPr>
          <w:i/>
          <w:iCs/>
          <w:color w:val="666666"/>
          <w:sz w:val="20"/>
          <w:szCs w:val="20"/>
        </w:rPr>
        <w:t xml:space="preserve"> [Insurance]</w:t>
      </w:r>
    </w:p>
    <w:p w14:paraId="6FCBD173" w14:textId="77777777" w:rsidR="00AD3EA8" w:rsidRPr="00902096" w:rsidRDefault="00AD3EA8" w:rsidP="00AD3EA8">
      <w:pPr>
        <w:pStyle w:val="ListParagraph"/>
        <w:numPr>
          <w:ilvl w:val="0"/>
          <w:numId w:val="7"/>
        </w:numPr>
        <w:contextualSpacing w:val="0"/>
      </w:pPr>
      <w:r w:rsidRPr="00902096">
        <w:rPr>
          <w:sz w:val="22"/>
          <w:szCs w:val="22"/>
        </w:rPr>
        <w:t>A) Amount you pay before insurance covers damages</w:t>
      </w:r>
    </w:p>
    <w:p w14:paraId="792F1EB6" w14:textId="77777777" w:rsidR="00AD3EA8" w:rsidRPr="00902096" w:rsidRDefault="00AD3EA8" w:rsidP="00AD3EA8">
      <w:pPr>
        <w:pStyle w:val="ListParagraph"/>
        <w:numPr>
          <w:ilvl w:val="0"/>
          <w:numId w:val="7"/>
        </w:numPr>
        <w:contextualSpacing w:val="0"/>
      </w:pPr>
      <w:r w:rsidRPr="00902096">
        <w:rPr>
          <w:sz w:val="22"/>
          <w:szCs w:val="22"/>
        </w:rPr>
        <w:t>B) Monthly premium for coverage</w:t>
      </w:r>
    </w:p>
    <w:p w14:paraId="1FBA2893" w14:textId="77777777" w:rsidR="00AD3EA8" w:rsidRPr="00902096" w:rsidRDefault="00AD3EA8" w:rsidP="00AD3EA8">
      <w:pPr>
        <w:pStyle w:val="ListParagraph"/>
        <w:numPr>
          <w:ilvl w:val="0"/>
          <w:numId w:val="7"/>
        </w:numPr>
        <w:contextualSpacing w:val="0"/>
      </w:pPr>
      <w:r w:rsidRPr="00902096">
        <w:rPr>
          <w:sz w:val="22"/>
          <w:szCs w:val="22"/>
        </w:rPr>
        <w:t>C) Maximum amount insurance will pay</w:t>
      </w:r>
    </w:p>
    <w:p w14:paraId="43B35E01" w14:textId="77777777" w:rsidR="00AD3EA8" w:rsidRPr="00902096" w:rsidRDefault="00AD3EA8" w:rsidP="00AD3EA8">
      <w:pPr>
        <w:pStyle w:val="ListParagraph"/>
        <w:numPr>
          <w:ilvl w:val="0"/>
          <w:numId w:val="7"/>
        </w:numPr>
        <w:contextualSpacing w:val="0"/>
      </w:pPr>
      <w:r w:rsidRPr="00902096">
        <w:rPr>
          <w:sz w:val="22"/>
          <w:szCs w:val="22"/>
        </w:rPr>
        <w:t>D) Do not know</w:t>
      </w:r>
    </w:p>
    <w:p w14:paraId="532A1498" w14:textId="77777777" w:rsidR="00AD3EA8" w:rsidRPr="00902096" w:rsidRDefault="00AD3EA8" w:rsidP="00AD3EA8">
      <w:pPr>
        <w:spacing w:before="60"/>
      </w:pPr>
      <w:r w:rsidRPr="00902096">
        <w:rPr>
          <w:b/>
          <w:bCs/>
          <w:color w:val="2E7D32"/>
          <w:sz w:val="20"/>
          <w:szCs w:val="20"/>
        </w:rPr>
        <w:t>Correct Answer: A</w:t>
      </w:r>
    </w:p>
    <w:p w14:paraId="1064E8F5" w14:textId="77777777" w:rsidR="00AD3EA8" w:rsidRPr="00902096" w:rsidRDefault="00AD3EA8" w:rsidP="00AD3EA8">
      <w:pPr>
        <w:spacing w:before="240" w:after="120"/>
      </w:pPr>
      <w:r w:rsidRPr="00902096">
        <w:rPr>
          <w:b/>
          <w:bCs/>
        </w:rPr>
        <w:t xml:space="preserve">Question 14. </w:t>
      </w:r>
      <w:r w:rsidRPr="00902096">
        <w:t>When an investor spreads money among different assets, the risk of losing money usually:</w:t>
      </w:r>
      <w:r w:rsidRPr="00902096">
        <w:rPr>
          <w:i/>
          <w:iCs/>
          <w:color w:val="666666"/>
          <w:sz w:val="20"/>
          <w:szCs w:val="20"/>
        </w:rPr>
        <w:t xml:space="preserve"> [Risk Diversification]</w:t>
      </w:r>
    </w:p>
    <w:p w14:paraId="0A49BB66" w14:textId="77777777" w:rsidR="00AD3EA8" w:rsidRPr="00902096" w:rsidRDefault="00AD3EA8" w:rsidP="00AD3EA8">
      <w:pPr>
        <w:pStyle w:val="ListParagraph"/>
        <w:numPr>
          <w:ilvl w:val="0"/>
          <w:numId w:val="7"/>
        </w:numPr>
        <w:contextualSpacing w:val="0"/>
      </w:pPr>
      <w:r w:rsidRPr="00902096">
        <w:rPr>
          <w:sz w:val="22"/>
          <w:szCs w:val="22"/>
        </w:rPr>
        <w:t>A) Increases</w:t>
      </w:r>
    </w:p>
    <w:p w14:paraId="49A6FAF7" w14:textId="77777777" w:rsidR="00AD3EA8" w:rsidRPr="00902096" w:rsidRDefault="00AD3EA8" w:rsidP="00AD3EA8">
      <w:pPr>
        <w:pStyle w:val="ListParagraph"/>
        <w:numPr>
          <w:ilvl w:val="0"/>
          <w:numId w:val="7"/>
        </w:numPr>
        <w:contextualSpacing w:val="0"/>
      </w:pPr>
      <w:r w:rsidRPr="00902096">
        <w:rPr>
          <w:sz w:val="22"/>
          <w:szCs w:val="22"/>
        </w:rPr>
        <w:t>B) Decreases</w:t>
      </w:r>
    </w:p>
    <w:p w14:paraId="25F6B770" w14:textId="77777777" w:rsidR="00AD3EA8" w:rsidRPr="00902096" w:rsidRDefault="00AD3EA8" w:rsidP="00AD3EA8">
      <w:pPr>
        <w:pStyle w:val="ListParagraph"/>
        <w:numPr>
          <w:ilvl w:val="0"/>
          <w:numId w:val="7"/>
        </w:numPr>
        <w:contextualSpacing w:val="0"/>
      </w:pPr>
      <w:r w:rsidRPr="00902096">
        <w:rPr>
          <w:sz w:val="22"/>
          <w:szCs w:val="22"/>
        </w:rPr>
        <w:t>C) Stays the same</w:t>
      </w:r>
    </w:p>
    <w:p w14:paraId="04E81823" w14:textId="77777777" w:rsidR="00AD3EA8" w:rsidRPr="00902096" w:rsidRDefault="00AD3EA8" w:rsidP="00AD3EA8">
      <w:pPr>
        <w:pStyle w:val="ListParagraph"/>
        <w:numPr>
          <w:ilvl w:val="0"/>
          <w:numId w:val="7"/>
        </w:numPr>
        <w:contextualSpacing w:val="0"/>
      </w:pPr>
      <w:r w:rsidRPr="00902096">
        <w:rPr>
          <w:sz w:val="22"/>
          <w:szCs w:val="22"/>
        </w:rPr>
        <w:t>D) Do not know</w:t>
      </w:r>
    </w:p>
    <w:p w14:paraId="56F29F06" w14:textId="5173D6FE" w:rsidR="00AD3EA8" w:rsidRDefault="00AD3EA8" w:rsidP="00AD3EA8">
      <w:pPr>
        <w:spacing w:before="60"/>
        <w:rPr>
          <w:ins w:id="410" w:author="Bolivard, Guillaume" w:date="2026-01-17T01:38:00Z" w16du:dateUtc="2026-01-17T05:38:00Z"/>
          <w:b/>
          <w:bCs/>
          <w:color w:val="2E7D32"/>
          <w:sz w:val="20"/>
          <w:szCs w:val="20"/>
        </w:rPr>
      </w:pPr>
      <w:r w:rsidRPr="00902096">
        <w:rPr>
          <w:b/>
          <w:bCs/>
          <w:color w:val="2E7D32"/>
          <w:sz w:val="20"/>
          <w:szCs w:val="20"/>
        </w:rPr>
        <w:t>Correct Answer: B</w:t>
      </w:r>
      <w:ins w:id="411" w:author="Bolivard, Guillaume" w:date="2026-01-17T01:38:00Z" w16du:dateUtc="2026-01-17T05:38:00Z">
        <w:r w:rsidR="00644890">
          <w:rPr>
            <w:b/>
            <w:bCs/>
            <w:color w:val="2E7D32"/>
            <w:sz w:val="20"/>
            <w:szCs w:val="20"/>
          </w:rPr>
          <w:t>.</w:t>
        </w:r>
      </w:ins>
    </w:p>
    <w:p w14:paraId="57C24DD8" w14:textId="77777777" w:rsidR="00110976" w:rsidRDefault="00110976" w:rsidP="00110976">
      <w:pPr>
        <w:pStyle w:val="font-claude-response-body"/>
        <w:spacing w:before="0" w:beforeAutospacing="0" w:after="0" w:afterAutospacing="0"/>
        <w:rPr>
          <w:ins w:id="412" w:author="Bolivard, Guillaume" w:date="2026-01-17T01:47:00Z" w16du:dateUtc="2026-01-17T05:47:00Z"/>
          <w:rFonts w:eastAsiaTheme="majorEastAsia"/>
          <w:kern w:val="2"/>
          <w:sz w:val="28"/>
          <w:szCs w:val="28"/>
          <w14:ligatures w14:val="standardContextual"/>
        </w:rPr>
      </w:pPr>
    </w:p>
    <w:p w14:paraId="185DF551" w14:textId="77777777" w:rsidR="00110976" w:rsidRDefault="00110976" w:rsidP="00110976">
      <w:pPr>
        <w:pStyle w:val="font-claude-response-body"/>
        <w:spacing w:before="0" w:beforeAutospacing="0" w:after="0" w:afterAutospacing="0"/>
        <w:rPr>
          <w:ins w:id="413" w:author="Bolivard, Guillaume" w:date="2026-01-17T01:47:00Z" w16du:dateUtc="2026-01-17T05:47:00Z"/>
          <w:rFonts w:eastAsiaTheme="majorEastAsia"/>
          <w:kern w:val="2"/>
          <w:sz w:val="28"/>
          <w:szCs w:val="28"/>
          <w14:ligatures w14:val="standardContextual"/>
        </w:rPr>
      </w:pPr>
    </w:p>
    <w:p w14:paraId="39132582" w14:textId="77777777" w:rsidR="00110976" w:rsidRDefault="00110976" w:rsidP="00110976">
      <w:pPr>
        <w:pStyle w:val="font-claude-response-body"/>
        <w:spacing w:before="0" w:beforeAutospacing="0" w:after="0" w:afterAutospacing="0"/>
        <w:rPr>
          <w:ins w:id="414" w:author="Bolivard, Guillaume" w:date="2026-01-17T01:47:00Z" w16du:dateUtc="2026-01-17T05:47:00Z"/>
          <w:rFonts w:eastAsiaTheme="majorEastAsia"/>
          <w:kern w:val="2"/>
          <w:sz w:val="28"/>
          <w:szCs w:val="28"/>
          <w14:ligatures w14:val="standardContextual"/>
        </w:rPr>
      </w:pPr>
    </w:p>
    <w:p w14:paraId="67DD6346" w14:textId="77777777" w:rsidR="00110976" w:rsidRDefault="00110976" w:rsidP="00110976">
      <w:pPr>
        <w:pStyle w:val="font-claude-response-body"/>
        <w:spacing w:before="0" w:beforeAutospacing="0" w:after="0" w:afterAutospacing="0"/>
        <w:rPr>
          <w:ins w:id="415" w:author="Bolivard, Guillaume" w:date="2026-01-17T01:47:00Z" w16du:dateUtc="2026-01-17T05:47:00Z"/>
          <w:rFonts w:eastAsiaTheme="majorEastAsia"/>
          <w:kern w:val="2"/>
          <w:sz w:val="28"/>
          <w:szCs w:val="28"/>
          <w14:ligatures w14:val="standardContextual"/>
        </w:rPr>
      </w:pPr>
    </w:p>
    <w:p w14:paraId="4AD16EFC" w14:textId="559247E8" w:rsidR="00110976" w:rsidRPr="00110976" w:rsidRDefault="00110976" w:rsidP="00110976">
      <w:pPr>
        <w:pStyle w:val="font-claude-response-body"/>
        <w:spacing w:before="0" w:beforeAutospacing="0" w:after="0" w:afterAutospacing="0"/>
        <w:rPr>
          <w:ins w:id="416" w:author="Bolivard, Guillaume" w:date="2026-01-17T01:46:00Z" w16du:dateUtc="2026-01-17T05:46:00Z"/>
          <w:rFonts w:eastAsiaTheme="majorEastAsia"/>
          <w:b/>
          <w:bCs/>
          <w:kern w:val="2"/>
          <w:sz w:val="28"/>
          <w:szCs w:val="28"/>
          <w14:ligatures w14:val="standardContextual"/>
          <w:rPrChange w:id="417" w:author="Bolivard, Guillaume" w:date="2026-01-17T01:47:00Z" w16du:dateUtc="2026-01-17T05:47:00Z">
            <w:rPr>
              <w:ins w:id="418" w:author="Bolivard, Guillaume" w:date="2026-01-17T01:46:00Z" w16du:dateUtc="2026-01-17T05:46:00Z"/>
            </w:rPr>
          </w:rPrChange>
        </w:rPr>
        <w:pPrChange w:id="419" w:author="Bolivard, Guillaume" w:date="2026-01-17T01:47:00Z" w16du:dateUtc="2026-01-17T05:47:00Z">
          <w:pPr>
            <w:pStyle w:val="font-claude-response-body"/>
          </w:pPr>
        </w:pPrChange>
      </w:pPr>
      <w:ins w:id="420" w:author="Bolivard, Guillaume" w:date="2026-01-17T01:46:00Z" w16du:dateUtc="2026-01-17T05:46:00Z">
        <w:r w:rsidRPr="00110976">
          <w:rPr>
            <w:rFonts w:eastAsiaTheme="majorEastAsia"/>
            <w:kern w:val="2"/>
            <w:sz w:val="28"/>
            <w:szCs w:val="28"/>
            <w14:ligatures w14:val="standardContextual"/>
            <w:rPrChange w:id="421" w:author="Bolivard, Guillaume" w:date="2026-01-17T01:47:00Z" w16du:dateUtc="2026-01-17T05:47:00Z">
              <w:rPr>
                <w:rStyle w:val="Strong"/>
                <w:rFonts w:eastAsiaTheme="majorEastAsia"/>
              </w:rPr>
            </w:rPrChange>
          </w:rPr>
          <w:t>Financial Attitudes and Preferences (Q15–Q28)</w:t>
        </w:r>
      </w:ins>
    </w:p>
    <w:p w14:paraId="5F9BA73E" w14:textId="77777777" w:rsidR="00110976" w:rsidRPr="00110976" w:rsidRDefault="00110976" w:rsidP="00110976">
      <w:pPr>
        <w:pStyle w:val="font-claude-response-body"/>
        <w:spacing w:before="0" w:beforeAutospacing="0" w:after="0" w:afterAutospacing="0"/>
        <w:rPr>
          <w:ins w:id="422" w:author="Bolivard, Guillaume" w:date="2026-01-17T01:46:00Z" w16du:dateUtc="2026-01-17T05:46:00Z"/>
          <w:i/>
          <w:iCs/>
          <w:color w:val="666666"/>
          <w:sz w:val="22"/>
          <w:szCs w:val="22"/>
          <w:rPrChange w:id="423" w:author="Bolivard, Guillaume" w:date="2026-01-17T01:47:00Z" w16du:dateUtc="2026-01-17T05:47:00Z">
            <w:rPr>
              <w:ins w:id="424" w:author="Bolivard, Guillaume" w:date="2026-01-17T01:46:00Z" w16du:dateUtc="2026-01-17T05:46:00Z"/>
            </w:rPr>
          </w:rPrChange>
        </w:rPr>
        <w:pPrChange w:id="425" w:author="Bolivard, Guillaume" w:date="2026-01-17T01:47:00Z" w16du:dateUtc="2026-01-17T05:47:00Z">
          <w:pPr>
            <w:pStyle w:val="font-claude-response-body"/>
          </w:pPr>
        </w:pPrChange>
      </w:pPr>
      <w:ins w:id="426" w:author="Bolivard, Guillaume" w:date="2026-01-17T01:46:00Z" w16du:dateUtc="2026-01-17T05:46:00Z">
        <w:r w:rsidRPr="00110976">
          <w:rPr>
            <w:i/>
            <w:iCs/>
            <w:color w:val="666666"/>
            <w:sz w:val="22"/>
            <w:szCs w:val="22"/>
            <w:rPrChange w:id="427" w:author="Bolivard, Guillaume" w:date="2026-01-17T01:47:00Z" w16du:dateUtc="2026-01-17T05:47:00Z">
              <w:rPr>
                <w:rStyle w:val="Emphasis"/>
                <w:rFonts w:eastAsiaTheme="majorEastAsia"/>
              </w:rPr>
            </w:rPrChange>
          </w:rPr>
          <w:lastRenderedPageBreak/>
          <w:t>These items assess behavioral tendencies and risk preferences. They are not scored as correct/incorrect and do not trigger SDM-10 follow-up. Responses are used as covariates for heterogeneity analysis.</w:t>
        </w:r>
      </w:ins>
    </w:p>
    <w:p w14:paraId="47A11DB7" w14:textId="77777777" w:rsidR="00110976" w:rsidRPr="00644890" w:rsidRDefault="00110976" w:rsidP="00644890">
      <w:pPr>
        <w:spacing w:after="200"/>
        <w:rPr>
          <w:ins w:id="428" w:author="Bolivard, Guillaume" w:date="2026-01-17T01:38:00Z"/>
          <w:i/>
          <w:iCs/>
          <w:color w:val="666666"/>
          <w:sz w:val="22"/>
          <w:szCs w:val="22"/>
          <w:rPrChange w:id="429" w:author="Bolivard, Guillaume" w:date="2026-01-17T01:39:00Z" w16du:dateUtc="2026-01-17T05:39:00Z">
            <w:rPr>
              <w:ins w:id="430" w:author="Bolivard, Guillaume" w:date="2026-01-17T01:38:00Z"/>
            </w:rPr>
          </w:rPrChange>
        </w:rPr>
        <w:pPrChange w:id="431" w:author="Bolivard, Guillaume" w:date="2026-01-17T01:39:00Z" w16du:dateUtc="2026-01-17T05:39:00Z">
          <w:pPr>
            <w:spacing w:before="60"/>
          </w:pPr>
        </w:pPrChange>
      </w:pPr>
    </w:p>
    <w:p w14:paraId="231A8829" w14:textId="77777777" w:rsidR="00644890" w:rsidRPr="00902096" w:rsidRDefault="00644890" w:rsidP="00AD3EA8">
      <w:pPr>
        <w:spacing w:before="60"/>
      </w:pPr>
    </w:p>
    <w:p w14:paraId="34CB9EBE" w14:textId="77777777" w:rsidR="00AD3EA8" w:rsidRPr="00902096" w:rsidRDefault="00AD3EA8" w:rsidP="00AD3EA8">
      <w:pPr>
        <w:spacing w:before="240" w:after="120"/>
      </w:pPr>
      <w:r w:rsidRPr="00902096">
        <w:rPr>
          <w:b/>
          <w:bCs/>
        </w:rPr>
        <w:t xml:space="preserve">Question 15. </w:t>
      </w:r>
      <w:r w:rsidRPr="00902096">
        <w:t>You receive a $10,000 bonus. What would you most likely do with it?</w:t>
      </w:r>
      <w:r w:rsidRPr="00902096">
        <w:rPr>
          <w:i/>
          <w:iCs/>
          <w:color w:val="666666"/>
          <w:sz w:val="20"/>
          <w:szCs w:val="20"/>
        </w:rPr>
        <w:t xml:space="preserve"> [Allocation Preference]</w:t>
      </w:r>
    </w:p>
    <w:p w14:paraId="0295B8A4" w14:textId="77777777" w:rsidR="00AD3EA8" w:rsidRPr="00902096" w:rsidRDefault="00AD3EA8" w:rsidP="00AD3EA8">
      <w:pPr>
        <w:pStyle w:val="ListParagraph"/>
        <w:numPr>
          <w:ilvl w:val="0"/>
          <w:numId w:val="7"/>
        </w:numPr>
        <w:contextualSpacing w:val="0"/>
      </w:pPr>
      <w:r w:rsidRPr="00902096">
        <w:rPr>
          <w:sz w:val="22"/>
          <w:szCs w:val="22"/>
        </w:rPr>
        <w:t>A) Put it in a high-interest savings account for safety</w:t>
      </w:r>
    </w:p>
    <w:p w14:paraId="44D92858" w14:textId="77777777" w:rsidR="00AD3EA8" w:rsidRPr="00902096" w:rsidRDefault="00AD3EA8" w:rsidP="00AD3EA8">
      <w:pPr>
        <w:pStyle w:val="ListParagraph"/>
        <w:numPr>
          <w:ilvl w:val="0"/>
          <w:numId w:val="7"/>
        </w:numPr>
        <w:contextualSpacing w:val="0"/>
      </w:pPr>
      <w:r w:rsidRPr="00902096">
        <w:rPr>
          <w:sz w:val="22"/>
          <w:szCs w:val="22"/>
        </w:rPr>
        <w:t>B) Invest it in mutual funds or ETFs for steady growth</w:t>
      </w:r>
    </w:p>
    <w:p w14:paraId="59ED9DB9" w14:textId="77777777" w:rsidR="00AD3EA8" w:rsidRPr="00902096" w:rsidRDefault="00AD3EA8" w:rsidP="00AD3EA8">
      <w:pPr>
        <w:pStyle w:val="ListParagraph"/>
        <w:numPr>
          <w:ilvl w:val="0"/>
          <w:numId w:val="7"/>
        </w:numPr>
        <w:contextualSpacing w:val="0"/>
      </w:pPr>
      <w:r w:rsidRPr="00902096">
        <w:rPr>
          <w:sz w:val="22"/>
          <w:szCs w:val="22"/>
        </w:rPr>
        <w:t>C) Buy individual stocks with potential for high return</w:t>
      </w:r>
    </w:p>
    <w:p w14:paraId="0BC8A651" w14:textId="77777777" w:rsidR="00AD3EA8" w:rsidRPr="00902096" w:rsidRDefault="00AD3EA8" w:rsidP="00AD3EA8">
      <w:pPr>
        <w:pStyle w:val="ListParagraph"/>
        <w:numPr>
          <w:ilvl w:val="0"/>
          <w:numId w:val="7"/>
        </w:numPr>
        <w:contextualSpacing w:val="0"/>
        <w:rPr>
          <w:b/>
          <w:bCs/>
        </w:rPr>
      </w:pPr>
      <w:r w:rsidRPr="00902096">
        <w:rPr>
          <w:sz w:val="22"/>
          <w:szCs w:val="22"/>
        </w:rPr>
        <w:t>D) Spend most of it and save the rest later</w:t>
      </w:r>
    </w:p>
    <w:p w14:paraId="2BA11851" w14:textId="77777777" w:rsidR="00AD3EA8" w:rsidRPr="00110976" w:rsidRDefault="00AD3EA8" w:rsidP="00AD3EA8">
      <w:pPr>
        <w:spacing w:before="60"/>
        <w:rPr>
          <w:strike/>
          <w:rPrChange w:id="432" w:author="Bolivard, Guillaume" w:date="2026-01-17T01:44:00Z" w16du:dateUtc="2026-01-17T05:44:00Z">
            <w:rPr/>
          </w:rPrChange>
        </w:rPr>
      </w:pPr>
      <w:r w:rsidRPr="00110976">
        <w:rPr>
          <w:b/>
          <w:bCs/>
          <w:strike/>
          <w:color w:val="2E7D32"/>
          <w:sz w:val="20"/>
          <w:szCs w:val="20"/>
          <w:rPrChange w:id="433" w:author="Bolivard, Guillaume" w:date="2026-01-17T01:44:00Z" w16du:dateUtc="2026-01-17T05:44:00Z">
            <w:rPr>
              <w:b/>
              <w:bCs/>
              <w:color w:val="2E7D32"/>
              <w:sz w:val="20"/>
              <w:szCs w:val="20"/>
            </w:rPr>
          </w:rPrChange>
        </w:rPr>
        <w:t>Correct Answer: B</w:t>
      </w:r>
    </w:p>
    <w:p w14:paraId="5E2E9951" w14:textId="77777777" w:rsidR="00AD3EA8" w:rsidRPr="00902096" w:rsidRDefault="00AD3EA8" w:rsidP="00AD3EA8">
      <w:pPr>
        <w:spacing w:before="240" w:after="120"/>
      </w:pPr>
      <w:r w:rsidRPr="00902096">
        <w:rPr>
          <w:b/>
          <w:bCs/>
        </w:rPr>
        <w:t xml:space="preserve">Question 16. </w:t>
      </w:r>
      <w:r w:rsidRPr="00902096">
        <w:t>Your retirement account drops 20% due to a market downturn. How do you react?</w:t>
      </w:r>
      <w:r w:rsidRPr="00902096">
        <w:rPr>
          <w:i/>
          <w:iCs/>
          <w:color w:val="666666"/>
          <w:sz w:val="20"/>
          <w:szCs w:val="20"/>
        </w:rPr>
        <w:t xml:space="preserve"> [Loss Aversion]</w:t>
      </w:r>
    </w:p>
    <w:p w14:paraId="3CBC939D" w14:textId="77777777" w:rsidR="00AD3EA8" w:rsidRPr="00902096" w:rsidRDefault="00AD3EA8" w:rsidP="00AD3EA8">
      <w:pPr>
        <w:pStyle w:val="ListParagraph"/>
        <w:numPr>
          <w:ilvl w:val="0"/>
          <w:numId w:val="7"/>
        </w:numPr>
        <w:contextualSpacing w:val="0"/>
      </w:pPr>
      <w:r w:rsidRPr="00902096">
        <w:rPr>
          <w:sz w:val="22"/>
          <w:szCs w:val="22"/>
        </w:rPr>
        <w:t>A) Sell everything, I can't risk losing more</w:t>
      </w:r>
    </w:p>
    <w:p w14:paraId="2977CA0C" w14:textId="77777777" w:rsidR="00AD3EA8" w:rsidRPr="00902096" w:rsidRDefault="00AD3EA8" w:rsidP="00AD3EA8">
      <w:pPr>
        <w:pStyle w:val="ListParagraph"/>
        <w:numPr>
          <w:ilvl w:val="0"/>
          <w:numId w:val="7"/>
        </w:numPr>
        <w:contextualSpacing w:val="0"/>
      </w:pPr>
      <w:r w:rsidRPr="00902096">
        <w:rPr>
          <w:sz w:val="22"/>
          <w:szCs w:val="22"/>
        </w:rPr>
        <w:t>B) Do nothing, markets recover over time</w:t>
      </w:r>
    </w:p>
    <w:p w14:paraId="738F0A4B" w14:textId="77777777" w:rsidR="00AD3EA8" w:rsidRPr="00902096" w:rsidRDefault="00AD3EA8" w:rsidP="00AD3EA8">
      <w:pPr>
        <w:pStyle w:val="ListParagraph"/>
        <w:numPr>
          <w:ilvl w:val="0"/>
          <w:numId w:val="7"/>
        </w:numPr>
        <w:contextualSpacing w:val="0"/>
      </w:pPr>
      <w:r w:rsidRPr="00902096">
        <w:rPr>
          <w:sz w:val="22"/>
          <w:szCs w:val="22"/>
        </w:rPr>
        <w:t>C) Invest more, buy while prices are low</w:t>
      </w:r>
    </w:p>
    <w:p w14:paraId="518ADA94" w14:textId="77777777" w:rsidR="00AD3EA8" w:rsidRPr="00902096" w:rsidRDefault="00AD3EA8" w:rsidP="00AD3EA8">
      <w:pPr>
        <w:pStyle w:val="ListParagraph"/>
        <w:numPr>
          <w:ilvl w:val="0"/>
          <w:numId w:val="7"/>
        </w:numPr>
        <w:contextualSpacing w:val="0"/>
      </w:pPr>
      <w:r w:rsidRPr="00902096">
        <w:rPr>
          <w:sz w:val="22"/>
          <w:szCs w:val="22"/>
        </w:rPr>
        <w:t>D) Move funds to safer options like bonds or cash</w:t>
      </w:r>
    </w:p>
    <w:p w14:paraId="56F038DB" w14:textId="77777777" w:rsidR="00AD3EA8" w:rsidRPr="00110976" w:rsidDel="00110976" w:rsidRDefault="00AD3EA8" w:rsidP="00AD3EA8">
      <w:pPr>
        <w:pStyle w:val="ListParagraph"/>
        <w:spacing w:before="60"/>
        <w:rPr>
          <w:del w:id="434" w:author="Bolivard, Guillaume" w:date="2026-01-17T01:44:00Z" w16du:dateUtc="2026-01-17T05:44:00Z"/>
          <w:b/>
          <w:bCs/>
          <w:strike/>
          <w:color w:val="2E7D32"/>
          <w:sz w:val="20"/>
          <w:szCs w:val="20"/>
          <w:rPrChange w:id="435" w:author="Bolivard, Guillaume" w:date="2026-01-17T01:44:00Z" w16du:dateUtc="2026-01-17T05:44:00Z">
            <w:rPr>
              <w:del w:id="436" w:author="Bolivard, Guillaume" w:date="2026-01-17T01:44:00Z" w16du:dateUtc="2026-01-17T05:44:00Z"/>
              <w:b/>
              <w:bCs/>
              <w:color w:val="2E7D32"/>
              <w:sz w:val="20"/>
              <w:szCs w:val="20"/>
            </w:rPr>
          </w:rPrChange>
        </w:rPr>
      </w:pPr>
    </w:p>
    <w:p w14:paraId="58C20246" w14:textId="77777777" w:rsidR="00AD3EA8" w:rsidRPr="00110976" w:rsidRDefault="00AD3EA8" w:rsidP="00110976">
      <w:pPr>
        <w:spacing w:before="60"/>
        <w:rPr>
          <w:strike/>
          <w:rPrChange w:id="437" w:author="Bolivard, Guillaume" w:date="2026-01-17T01:44:00Z" w16du:dateUtc="2026-01-17T05:44:00Z">
            <w:rPr/>
          </w:rPrChange>
        </w:rPr>
        <w:pPrChange w:id="438" w:author="Bolivard, Guillaume" w:date="2026-01-17T01:44:00Z" w16du:dateUtc="2026-01-17T05:44:00Z">
          <w:pPr>
            <w:pStyle w:val="ListParagraph"/>
            <w:spacing w:before="60"/>
          </w:pPr>
        </w:pPrChange>
      </w:pPr>
      <w:r w:rsidRPr="00110976">
        <w:rPr>
          <w:b/>
          <w:bCs/>
          <w:strike/>
          <w:color w:val="2E7D32"/>
          <w:sz w:val="20"/>
          <w:szCs w:val="20"/>
          <w:rPrChange w:id="439" w:author="Bolivard, Guillaume" w:date="2026-01-17T01:44:00Z" w16du:dateUtc="2026-01-17T05:44:00Z">
            <w:rPr/>
          </w:rPrChange>
        </w:rPr>
        <w:t>Correct Answer: C</w:t>
      </w:r>
    </w:p>
    <w:p w14:paraId="25DE13AB" w14:textId="77777777" w:rsidR="00AD3EA8" w:rsidRPr="00902096" w:rsidRDefault="00AD3EA8" w:rsidP="00AD3EA8">
      <w:pPr>
        <w:spacing w:before="240" w:after="120"/>
        <w:rPr>
          <w:b/>
          <w:bCs/>
        </w:rPr>
      </w:pPr>
    </w:p>
    <w:p w14:paraId="53A55199" w14:textId="77777777" w:rsidR="00AD3EA8" w:rsidRPr="00902096" w:rsidRDefault="00AD3EA8" w:rsidP="00AD3EA8">
      <w:pPr>
        <w:spacing w:before="240" w:after="120"/>
      </w:pPr>
      <w:r w:rsidRPr="00902096">
        <w:rPr>
          <w:b/>
          <w:bCs/>
        </w:rPr>
        <w:t xml:space="preserve">Question 17. </w:t>
      </w:r>
      <w:r w:rsidRPr="00902096">
        <w:t>What does "risk" mean to you when it comes to financial decisions?</w:t>
      </w:r>
      <w:r w:rsidRPr="00902096">
        <w:rPr>
          <w:i/>
          <w:iCs/>
          <w:color w:val="666666"/>
          <w:sz w:val="20"/>
          <w:szCs w:val="20"/>
        </w:rPr>
        <w:t xml:space="preserve"> [Risk Perception]</w:t>
      </w:r>
    </w:p>
    <w:p w14:paraId="0838498E" w14:textId="77777777" w:rsidR="00AD3EA8" w:rsidRPr="00902096" w:rsidRDefault="00AD3EA8" w:rsidP="00AD3EA8">
      <w:pPr>
        <w:pStyle w:val="ListParagraph"/>
        <w:numPr>
          <w:ilvl w:val="0"/>
          <w:numId w:val="7"/>
        </w:numPr>
        <w:contextualSpacing w:val="0"/>
      </w:pPr>
      <w:r w:rsidRPr="00902096">
        <w:rPr>
          <w:sz w:val="22"/>
          <w:szCs w:val="22"/>
        </w:rPr>
        <w:t>A) The chance I could lose money</w:t>
      </w:r>
    </w:p>
    <w:p w14:paraId="726A806F" w14:textId="77777777" w:rsidR="00AD3EA8" w:rsidRPr="00902096" w:rsidRDefault="00AD3EA8" w:rsidP="00AD3EA8">
      <w:pPr>
        <w:pStyle w:val="ListParagraph"/>
        <w:numPr>
          <w:ilvl w:val="0"/>
          <w:numId w:val="7"/>
        </w:numPr>
        <w:contextualSpacing w:val="0"/>
      </w:pPr>
      <w:r w:rsidRPr="00902096">
        <w:rPr>
          <w:sz w:val="22"/>
          <w:szCs w:val="22"/>
        </w:rPr>
        <w:t>B) The opportunity to earn a higher return</w:t>
      </w:r>
    </w:p>
    <w:p w14:paraId="7ACE16D6" w14:textId="77777777" w:rsidR="00AD3EA8" w:rsidRPr="00902096" w:rsidRDefault="00AD3EA8" w:rsidP="00AD3EA8">
      <w:pPr>
        <w:pStyle w:val="ListParagraph"/>
        <w:numPr>
          <w:ilvl w:val="0"/>
          <w:numId w:val="7"/>
        </w:numPr>
        <w:contextualSpacing w:val="0"/>
      </w:pPr>
      <w:r w:rsidRPr="00902096">
        <w:rPr>
          <w:sz w:val="22"/>
          <w:szCs w:val="22"/>
        </w:rPr>
        <w:t>C) Something unpredictable that needs to be managed</w:t>
      </w:r>
    </w:p>
    <w:p w14:paraId="4F4EFAF7" w14:textId="77777777" w:rsidR="00AD3EA8" w:rsidRPr="00902096" w:rsidRDefault="00AD3EA8" w:rsidP="00AD3EA8">
      <w:pPr>
        <w:pStyle w:val="ListParagraph"/>
        <w:numPr>
          <w:ilvl w:val="0"/>
          <w:numId w:val="7"/>
        </w:numPr>
        <w:contextualSpacing w:val="0"/>
      </w:pPr>
      <w:r w:rsidRPr="00902096">
        <w:rPr>
          <w:sz w:val="22"/>
          <w:szCs w:val="22"/>
        </w:rPr>
        <w:t>D) I'm not sure</w:t>
      </w:r>
    </w:p>
    <w:p w14:paraId="23FEACE0" w14:textId="77777777" w:rsidR="00AD3EA8" w:rsidRPr="00110976" w:rsidDel="00110976" w:rsidRDefault="00AD3EA8" w:rsidP="00AD3EA8">
      <w:pPr>
        <w:pStyle w:val="ListParagraph"/>
        <w:spacing w:before="60"/>
        <w:rPr>
          <w:del w:id="440" w:author="Bolivard, Guillaume" w:date="2026-01-17T01:44:00Z" w16du:dateUtc="2026-01-17T05:44:00Z"/>
          <w:b/>
          <w:bCs/>
          <w:strike/>
          <w:color w:val="2E7D32"/>
          <w:sz w:val="20"/>
          <w:szCs w:val="20"/>
          <w:rPrChange w:id="441" w:author="Bolivard, Guillaume" w:date="2026-01-17T01:44:00Z" w16du:dateUtc="2026-01-17T05:44:00Z">
            <w:rPr>
              <w:del w:id="442" w:author="Bolivard, Guillaume" w:date="2026-01-17T01:44:00Z" w16du:dateUtc="2026-01-17T05:44:00Z"/>
              <w:b/>
              <w:bCs/>
              <w:color w:val="2E7D32"/>
              <w:sz w:val="20"/>
              <w:szCs w:val="20"/>
            </w:rPr>
          </w:rPrChange>
        </w:rPr>
      </w:pPr>
    </w:p>
    <w:p w14:paraId="7C3ACA5D" w14:textId="77777777" w:rsidR="00AD3EA8" w:rsidRPr="00110976" w:rsidRDefault="00AD3EA8" w:rsidP="00110976">
      <w:pPr>
        <w:spacing w:before="60"/>
        <w:rPr>
          <w:strike/>
          <w:rPrChange w:id="443" w:author="Bolivard, Guillaume" w:date="2026-01-17T01:44:00Z" w16du:dateUtc="2026-01-17T05:44:00Z">
            <w:rPr/>
          </w:rPrChange>
        </w:rPr>
        <w:pPrChange w:id="444" w:author="Bolivard, Guillaume" w:date="2026-01-17T01:44:00Z" w16du:dateUtc="2026-01-17T05:44:00Z">
          <w:pPr>
            <w:pStyle w:val="ListParagraph"/>
            <w:spacing w:before="60"/>
          </w:pPr>
        </w:pPrChange>
      </w:pPr>
      <w:r w:rsidRPr="00110976">
        <w:rPr>
          <w:b/>
          <w:bCs/>
          <w:strike/>
          <w:color w:val="2E7D32"/>
          <w:sz w:val="20"/>
          <w:szCs w:val="20"/>
          <w:rPrChange w:id="445" w:author="Bolivard, Guillaume" w:date="2026-01-17T01:44:00Z" w16du:dateUtc="2026-01-17T05:44:00Z">
            <w:rPr/>
          </w:rPrChange>
        </w:rPr>
        <w:t>Correct Answer: C</w:t>
      </w:r>
    </w:p>
    <w:p w14:paraId="76724C71" w14:textId="77777777" w:rsidR="00AD3EA8" w:rsidRPr="00902096" w:rsidRDefault="00AD3EA8" w:rsidP="00AD3EA8">
      <w:pPr>
        <w:spacing w:before="240" w:after="120"/>
        <w:rPr>
          <w:b/>
          <w:bCs/>
        </w:rPr>
      </w:pPr>
    </w:p>
    <w:p w14:paraId="19EB723B" w14:textId="77777777" w:rsidR="00AD3EA8" w:rsidRPr="00902096" w:rsidRDefault="00AD3EA8" w:rsidP="00AD3EA8">
      <w:pPr>
        <w:spacing w:before="240" w:after="120"/>
      </w:pPr>
      <w:r w:rsidRPr="00902096">
        <w:rPr>
          <w:b/>
          <w:bCs/>
        </w:rPr>
        <w:t xml:space="preserve">Question 18. </w:t>
      </w:r>
      <w:r w:rsidRPr="00902096">
        <w:t>You hear that everyone is investing in a new crypto asset. What do you do?</w:t>
      </w:r>
      <w:r w:rsidRPr="00902096">
        <w:rPr>
          <w:i/>
          <w:iCs/>
          <w:color w:val="666666"/>
          <w:sz w:val="20"/>
          <w:szCs w:val="20"/>
        </w:rPr>
        <w:t xml:space="preserve"> [Social Influence and Herding]</w:t>
      </w:r>
    </w:p>
    <w:p w14:paraId="7889F98D" w14:textId="77777777" w:rsidR="00AD3EA8" w:rsidRPr="00902096" w:rsidRDefault="00AD3EA8" w:rsidP="00AD3EA8">
      <w:pPr>
        <w:pStyle w:val="ListParagraph"/>
        <w:numPr>
          <w:ilvl w:val="0"/>
          <w:numId w:val="7"/>
        </w:numPr>
        <w:contextualSpacing w:val="0"/>
      </w:pPr>
      <w:r w:rsidRPr="00902096">
        <w:rPr>
          <w:sz w:val="22"/>
          <w:szCs w:val="22"/>
        </w:rPr>
        <w:t>A) Invest quickly, don't miss out</w:t>
      </w:r>
    </w:p>
    <w:p w14:paraId="6037984C" w14:textId="77777777" w:rsidR="00AD3EA8" w:rsidRPr="00902096" w:rsidRDefault="00AD3EA8" w:rsidP="00AD3EA8">
      <w:pPr>
        <w:pStyle w:val="ListParagraph"/>
        <w:numPr>
          <w:ilvl w:val="0"/>
          <w:numId w:val="7"/>
        </w:numPr>
        <w:contextualSpacing w:val="0"/>
      </w:pPr>
      <w:r w:rsidRPr="00902096">
        <w:rPr>
          <w:sz w:val="22"/>
          <w:szCs w:val="22"/>
        </w:rPr>
        <w:t>B) Put in a small amount just in case</w:t>
      </w:r>
    </w:p>
    <w:p w14:paraId="4FDA8209" w14:textId="77777777" w:rsidR="00AD3EA8" w:rsidRPr="00902096" w:rsidRDefault="00AD3EA8" w:rsidP="00AD3EA8">
      <w:pPr>
        <w:pStyle w:val="ListParagraph"/>
        <w:numPr>
          <w:ilvl w:val="0"/>
          <w:numId w:val="7"/>
        </w:numPr>
        <w:contextualSpacing w:val="0"/>
      </w:pPr>
      <w:r w:rsidRPr="00902096">
        <w:rPr>
          <w:sz w:val="22"/>
          <w:szCs w:val="22"/>
        </w:rPr>
        <w:t>C) Research carefully before acting</w:t>
      </w:r>
    </w:p>
    <w:p w14:paraId="0CBB78BA" w14:textId="77777777" w:rsidR="00AD3EA8" w:rsidRPr="00902096" w:rsidRDefault="00AD3EA8" w:rsidP="00AD3EA8">
      <w:pPr>
        <w:pStyle w:val="ListParagraph"/>
        <w:numPr>
          <w:ilvl w:val="0"/>
          <w:numId w:val="7"/>
        </w:numPr>
        <w:contextualSpacing w:val="0"/>
      </w:pPr>
      <w:r w:rsidRPr="00902096">
        <w:rPr>
          <w:sz w:val="22"/>
          <w:szCs w:val="22"/>
        </w:rPr>
        <w:t>D) Stay out, I avoid hype</w:t>
      </w:r>
    </w:p>
    <w:p w14:paraId="0F1328CD" w14:textId="77777777" w:rsidR="00AD3EA8" w:rsidRPr="00110976" w:rsidRDefault="00AD3EA8" w:rsidP="00AD3EA8">
      <w:pPr>
        <w:spacing w:before="60"/>
        <w:ind w:left="360"/>
        <w:rPr>
          <w:strike/>
          <w:rPrChange w:id="446" w:author="Bolivard, Guillaume" w:date="2026-01-17T01:44:00Z" w16du:dateUtc="2026-01-17T05:44:00Z">
            <w:rPr/>
          </w:rPrChange>
        </w:rPr>
      </w:pPr>
      <w:r w:rsidRPr="00110976">
        <w:rPr>
          <w:b/>
          <w:bCs/>
          <w:strike/>
          <w:color w:val="2E7D32"/>
          <w:sz w:val="20"/>
          <w:szCs w:val="20"/>
          <w:rPrChange w:id="447" w:author="Bolivard, Guillaume" w:date="2026-01-17T01:44:00Z" w16du:dateUtc="2026-01-17T05:44:00Z">
            <w:rPr>
              <w:b/>
              <w:bCs/>
              <w:color w:val="2E7D32"/>
              <w:sz w:val="20"/>
              <w:szCs w:val="20"/>
            </w:rPr>
          </w:rPrChange>
        </w:rPr>
        <w:t>Correct Answer: C</w:t>
      </w:r>
    </w:p>
    <w:p w14:paraId="6D1100E9" w14:textId="77777777" w:rsidR="00AD3EA8" w:rsidRPr="00902096" w:rsidRDefault="00AD3EA8" w:rsidP="00AD3EA8">
      <w:pPr>
        <w:spacing w:before="240" w:after="120"/>
        <w:rPr>
          <w:b/>
          <w:bCs/>
        </w:rPr>
      </w:pPr>
    </w:p>
    <w:p w14:paraId="405CCC93" w14:textId="77777777" w:rsidR="00AD3EA8" w:rsidRPr="00902096" w:rsidRDefault="00AD3EA8" w:rsidP="00AD3EA8">
      <w:pPr>
        <w:spacing w:before="240" w:after="120"/>
      </w:pPr>
      <w:r w:rsidRPr="00902096">
        <w:rPr>
          <w:b/>
          <w:bCs/>
        </w:rPr>
        <w:t xml:space="preserve">Question 19. </w:t>
      </w:r>
      <w:r w:rsidRPr="00902096">
        <w:t>When planning for retirement, how do you factor in risk?</w:t>
      </w:r>
      <w:r w:rsidRPr="00902096">
        <w:rPr>
          <w:i/>
          <w:iCs/>
          <w:color w:val="666666"/>
          <w:sz w:val="20"/>
          <w:szCs w:val="20"/>
        </w:rPr>
        <w:t xml:space="preserve"> [Retirement Risk Planning]</w:t>
      </w:r>
    </w:p>
    <w:p w14:paraId="43210CD4" w14:textId="77777777" w:rsidR="00AD3EA8" w:rsidRPr="00902096" w:rsidRDefault="00AD3EA8" w:rsidP="00AD3EA8">
      <w:pPr>
        <w:pStyle w:val="ListParagraph"/>
        <w:numPr>
          <w:ilvl w:val="0"/>
          <w:numId w:val="7"/>
        </w:numPr>
        <w:contextualSpacing w:val="0"/>
      </w:pPr>
      <w:r w:rsidRPr="00902096">
        <w:rPr>
          <w:sz w:val="22"/>
          <w:szCs w:val="22"/>
        </w:rPr>
        <w:t>A) I ignore it, retirement is far away</w:t>
      </w:r>
    </w:p>
    <w:p w14:paraId="65F5EA4B" w14:textId="77777777" w:rsidR="00AD3EA8" w:rsidRPr="00902096" w:rsidRDefault="00AD3EA8" w:rsidP="00AD3EA8">
      <w:pPr>
        <w:pStyle w:val="ListParagraph"/>
        <w:numPr>
          <w:ilvl w:val="0"/>
          <w:numId w:val="7"/>
        </w:numPr>
        <w:contextualSpacing w:val="0"/>
      </w:pPr>
      <w:r w:rsidRPr="00902096">
        <w:rPr>
          <w:sz w:val="22"/>
          <w:szCs w:val="22"/>
        </w:rPr>
        <w:t>B) I aim for high growth regardless</w:t>
      </w:r>
    </w:p>
    <w:p w14:paraId="262A31D0" w14:textId="77777777" w:rsidR="00AD3EA8" w:rsidRPr="00902096" w:rsidRDefault="00AD3EA8" w:rsidP="00AD3EA8">
      <w:pPr>
        <w:pStyle w:val="ListParagraph"/>
        <w:numPr>
          <w:ilvl w:val="0"/>
          <w:numId w:val="7"/>
        </w:numPr>
        <w:contextualSpacing w:val="0"/>
      </w:pPr>
      <w:r w:rsidRPr="00902096">
        <w:rPr>
          <w:sz w:val="22"/>
          <w:szCs w:val="22"/>
        </w:rPr>
        <w:lastRenderedPageBreak/>
        <w:t>C) I diversify and rebalance regularly</w:t>
      </w:r>
    </w:p>
    <w:p w14:paraId="3BC5C7FD" w14:textId="77777777" w:rsidR="00AD3EA8" w:rsidRPr="00902096" w:rsidRDefault="00AD3EA8" w:rsidP="00AD3EA8">
      <w:pPr>
        <w:pStyle w:val="ListParagraph"/>
        <w:numPr>
          <w:ilvl w:val="0"/>
          <w:numId w:val="7"/>
        </w:numPr>
        <w:contextualSpacing w:val="0"/>
      </w:pPr>
      <w:r w:rsidRPr="00902096">
        <w:rPr>
          <w:sz w:val="22"/>
          <w:szCs w:val="22"/>
        </w:rPr>
        <w:t>D) I rely on my advisor to guide me</w:t>
      </w:r>
    </w:p>
    <w:p w14:paraId="3EDB6455" w14:textId="49323C00" w:rsidR="00896834" w:rsidRPr="00896834" w:rsidRDefault="00896834" w:rsidP="00896834">
      <w:pPr>
        <w:spacing w:before="60"/>
        <w:ind w:left="360"/>
        <w:rPr>
          <w:ins w:id="448" w:author="Bolivard, Guillaume" w:date="2026-01-17T02:08:00Z" w16du:dateUtc="2026-01-17T06:08:00Z"/>
          <w:strike/>
        </w:rPr>
        <w:pPrChange w:id="449" w:author="Bolivard, Guillaume" w:date="2026-01-17T02:09:00Z" w16du:dateUtc="2026-01-17T06:09:00Z">
          <w:pPr>
            <w:pStyle w:val="ListParagraph"/>
            <w:numPr>
              <w:numId w:val="7"/>
            </w:numPr>
            <w:spacing w:before="60"/>
            <w:ind w:hanging="360"/>
          </w:pPr>
        </w:pPrChange>
      </w:pPr>
      <w:ins w:id="450" w:author="Bolivard, Guillaume" w:date="2026-01-17T02:08:00Z" w16du:dateUtc="2026-01-17T06:08:00Z">
        <w:r w:rsidRPr="00896834">
          <w:rPr>
            <w:b/>
            <w:bCs/>
            <w:strike/>
            <w:color w:val="2E7D32"/>
            <w:sz w:val="20"/>
            <w:szCs w:val="20"/>
          </w:rPr>
          <w:t xml:space="preserve">Correct Answer:  </w:t>
        </w:r>
        <w:r>
          <w:rPr>
            <w:b/>
            <w:bCs/>
            <w:strike/>
            <w:color w:val="2E7D32"/>
            <w:sz w:val="20"/>
            <w:szCs w:val="20"/>
          </w:rPr>
          <w:t>C</w:t>
        </w:r>
      </w:ins>
    </w:p>
    <w:p w14:paraId="14151FE1" w14:textId="77777777" w:rsidR="00110976" w:rsidRDefault="00110976" w:rsidP="00AD3EA8">
      <w:pPr>
        <w:spacing w:before="240" w:after="120"/>
        <w:rPr>
          <w:ins w:id="451" w:author="Bolivard, Guillaume" w:date="2026-01-17T01:44:00Z" w16du:dateUtc="2026-01-17T05:44:00Z"/>
          <w:b/>
          <w:bCs/>
        </w:rPr>
      </w:pPr>
    </w:p>
    <w:p w14:paraId="2D95FD11" w14:textId="03314448" w:rsidR="00AD3EA8" w:rsidRPr="00902096" w:rsidRDefault="00AD3EA8" w:rsidP="00AD3EA8">
      <w:pPr>
        <w:spacing w:before="240" w:after="120"/>
      </w:pPr>
      <w:r w:rsidRPr="00902096">
        <w:rPr>
          <w:b/>
          <w:bCs/>
        </w:rPr>
        <w:t xml:space="preserve">Question 20. </w:t>
      </w:r>
      <w:r w:rsidRPr="00902096">
        <w:t>You lose $1,000 in an investment. What's your emotional reaction?</w:t>
      </w:r>
      <w:r w:rsidRPr="00902096">
        <w:rPr>
          <w:i/>
          <w:iCs/>
          <w:color w:val="666666"/>
          <w:sz w:val="20"/>
          <w:szCs w:val="20"/>
        </w:rPr>
        <w:t xml:space="preserve"> [Emotional Response to Loss]</w:t>
      </w:r>
    </w:p>
    <w:p w14:paraId="6E1A4BF1" w14:textId="77777777" w:rsidR="00AD3EA8" w:rsidRPr="00902096" w:rsidRDefault="00AD3EA8" w:rsidP="00AD3EA8">
      <w:pPr>
        <w:pStyle w:val="ListParagraph"/>
        <w:numPr>
          <w:ilvl w:val="0"/>
          <w:numId w:val="7"/>
        </w:numPr>
        <w:contextualSpacing w:val="0"/>
      </w:pPr>
      <w:r w:rsidRPr="00902096">
        <w:rPr>
          <w:sz w:val="22"/>
          <w:szCs w:val="22"/>
        </w:rPr>
        <w:t>A) Angry and anxious</w:t>
      </w:r>
    </w:p>
    <w:p w14:paraId="01E0436E" w14:textId="77777777" w:rsidR="00AD3EA8" w:rsidRPr="00902096" w:rsidRDefault="00AD3EA8" w:rsidP="00AD3EA8">
      <w:pPr>
        <w:pStyle w:val="ListParagraph"/>
        <w:numPr>
          <w:ilvl w:val="0"/>
          <w:numId w:val="7"/>
        </w:numPr>
        <w:contextualSpacing w:val="0"/>
      </w:pPr>
      <w:r w:rsidRPr="00902096">
        <w:rPr>
          <w:sz w:val="22"/>
          <w:szCs w:val="22"/>
        </w:rPr>
        <w:t>B) Concerned but calm</w:t>
      </w:r>
    </w:p>
    <w:p w14:paraId="13879593" w14:textId="77777777" w:rsidR="00AD3EA8" w:rsidRPr="00902096" w:rsidRDefault="00AD3EA8" w:rsidP="00AD3EA8">
      <w:pPr>
        <w:pStyle w:val="ListParagraph"/>
        <w:numPr>
          <w:ilvl w:val="0"/>
          <w:numId w:val="7"/>
        </w:numPr>
        <w:contextualSpacing w:val="0"/>
      </w:pPr>
      <w:r w:rsidRPr="00902096">
        <w:rPr>
          <w:sz w:val="22"/>
          <w:szCs w:val="22"/>
        </w:rPr>
        <w:t>C) Indifferent</w:t>
      </w:r>
    </w:p>
    <w:p w14:paraId="5381EE3D" w14:textId="77777777" w:rsidR="00AD3EA8" w:rsidRPr="00902096" w:rsidRDefault="00AD3EA8" w:rsidP="00AD3EA8">
      <w:pPr>
        <w:pStyle w:val="ListParagraph"/>
        <w:numPr>
          <w:ilvl w:val="0"/>
          <w:numId w:val="7"/>
        </w:numPr>
        <w:contextualSpacing w:val="0"/>
      </w:pPr>
      <w:r w:rsidRPr="00902096">
        <w:rPr>
          <w:sz w:val="22"/>
          <w:szCs w:val="22"/>
        </w:rPr>
        <w:t>D) Curious to understand why</w:t>
      </w:r>
    </w:p>
    <w:p w14:paraId="3A9D6FBB" w14:textId="77777777" w:rsidR="00AD3EA8" w:rsidRPr="00110976" w:rsidRDefault="00AD3EA8" w:rsidP="00AD3EA8">
      <w:pPr>
        <w:spacing w:before="60"/>
        <w:ind w:left="360"/>
        <w:rPr>
          <w:strike/>
          <w:rPrChange w:id="452" w:author="Bolivard, Guillaume" w:date="2026-01-17T01:44:00Z" w16du:dateUtc="2026-01-17T05:44:00Z">
            <w:rPr/>
          </w:rPrChange>
        </w:rPr>
      </w:pPr>
      <w:r w:rsidRPr="00110976">
        <w:rPr>
          <w:b/>
          <w:bCs/>
          <w:strike/>
          <w:color w:val="2E7D32"/>
          <w:sz w:val="20"/>
          <w:szCs w:val="20"/>
          <w:rPrChange w:id="453" w:author="Bolivard, Guillaume" w:date="2026-01-17T01:44:00Z" w16du:dateUtc="2026-01-17T05:44:00Z">
            <w:rPr>
              <w:b/>
              <w:bCs/>
              <w:color w:val="2E7D32"/>
              <w:sz w:val="20"/>
              <w:szCs w:val="20"/>
            </w:rPr>
          </w:rPrChange>
        </w:rPr>
        <w:t>Correct Answer:  D</w:t>
      </w:r>
    </w:p>
    <w:p w14:paraId="44D41D0B" w14:textId="77777777" w:rsidR="00AD3EA8" w:rsidRPr="00902096" w:rsidRDefault="00AD3EA8" w:rsidP="00AD3EA8">
      <w:pPr>
        <w:pStyle w:val="ListParagraph"/>
        <w:contextualSpacing w:val="0"/>
      </w:pPr>
    </w:p>
    <w:p w14:paraId="186B0D1C" w14:textId="77777777" w:rsidR="00AD3EA8" w:rsidRPr="00902096" w:rsidRDefault="00AD3EA8" w:rsidP="00AD3EA8">
      <w:pPr>
        <w:spacing w:before="240" w:after="120"/>
      </w:pPr>
      <w:r w:rsidRPr="00902096">
        <w:rPr>
          <w:b/>
          <w:bCs/>
        </w:rPr>
        <w:t xml:space="preserve">Question 21. </w:t>
      </w:r>
      <w:r w:rsidRPr="00902096">
        <w:t>When faced with a complex financial decision, how do you typically proceed?</w:t>
      </w:r>
      <w:r w:rsidRPr="00902096">
        <w:rPr>
          <w:i/>
          <w:iCs/>
          <w:color w:val="666666"/>
          <w:sz w:val="20"/>
          <w:szCs w:val="20"/>
        </w:rPr>
        <w:t xml:space="preserve"> [Decision Process]</w:t>
      </w:r>
    </w:p>
    <w:p w14:paraId="5DE2A40A" w14:textId="77777777" w:rsidR="00AD3EA8" w:rsidRPr="00902096" w:rsidRDefault="00AD3EA8" w:rsidP="00AD3EA8">
      <w:pPr>
        <w:pStyle w:val="ListParagraph"/>
        <w:numPr>
          <w:ilvl w:val="0"/>
          <w:numId w:val="7"/>
        </w:numPr>
        <w:contextualSpacing w:val="0"/>
      </w:pPr>
      <w:r w:rsidRPr="00902096">
        <w:rPr>
          <w:sz w:val="22"/>
          <w:szCs w:val="22"/>
        </w:rPr>
        <w:t>A) Do extensive research and consider all outcomes</w:t>
      </w:r>
    </w:p>
    <w:p w14:paraId="5ABC0EAA" w14:textId="77777777" w:rsidR="00AD3EA8" w:rsidRPr="00902096" w:rsidRDefault="00AD3EA8" w:rsidP="00AD3EA8">
      <w:pPr>
        <w:pStyle w:val="ListParagraph"/>
        <w:numPr>
          <w:ilvl w:val="0"/>
          <w:numId w:val="7"/>
        </w:numPr>
        <w:contextualSpacing w:val="0"/>
      </w:pPr>
      <w:r w:rsidRPr="00902096">
        <w:rPr>
          <w:sz w:val="22"/>
          <w:szCs w:val="22"/>
        </w:rPr>
        <w:t>B) Go with your intuition or gut feeling</w:t>
      </w:r>
    </w:p>
    <w:p w14:paraId="7B8B7356" w14:textId="77777777" w:rsidR="00AD3EA8" w:rsidRPr="00902096" w:rsidRDefault="00AD3EA8" w:rsidP="00AD3EA8">
      <w:pPr>
        <w:pStyle w:val="ListParagraph"/>
        <w:numPr>
          <w:ilvl w:val="0"/>
          <w:numId w:val="7"/>
        </w:numPr>
        <w:contextualSpacing w:val="0"/>
      </w:pPr>
      <w:r w:rsidRPr="00902096">
        <w:rPr>
          <w:sz w:val="22"/>
          <w:szCs w:val="22"/>
        </w:rPr>
        <w:t>C) Rely on advice from friends or family</w:t>
      </w:r>
    </w:p>
    <w:p w14:paraId="2FD49371" w14:textId="77777777" w:rsidR="00AD3EA8" w:rsidRPr="00902096" w:rsidRDefault="00AD3EA8" w:rsidP="00AD3EA8">
      <w:pPr>
        <w:pStyle w:val="ListParagraph"/>
        <w:numPr>
          <w:ilvl w:val="0"/>
          <w:numId w:val="7"/>
        </w:numPr>
        <w:contextualSpacing w:val="0"/>
      </w:pPr>
      <w:r w:rsidRPr="00902096">
        <w:rPr>
          <w:sz w:val="22"/>
          <w:szCs w:val="22"/>
        </w:rPr>
        <w:t>D) Delay the decision until you feel more confident</w:t>
      </w:r>
    </w:p>
    <w:p w14:paraId="092930CB" w14:textId="77777777" w:rsidR="00AD3EA8" w:rsidRPr="00110976" w:rsidRDefault="00AD3EA8" w:rsidP="00AD3EA8">
      <w:pPr>
        <w:spacing w:before="60"/>
        <w:ind w:left="360"/>
        <w:rPr>
          <w:strike/>
          <w:rPrChange w:id="454" w:author="Bolivard, Guillaume" w:date="2026-01-17T01:44:00Z" w16du:dateUtc="2026-01-17T05:44:00Z">
            <w:rPr/>
          </w:rPrChange>
        </w:rPr>
      </w:pPr>
      <w:r w:rsidRPr="00110976">
        <w:rPr>
          <w:b/>
          <w:bCs/>
          <w:strike/>
          <w:color w:val="2E7D32"/>
          <w:sz w:val="20"/>
          <w:szCs w:val="20"/>
          <w:rPrChange w:id="455" w:author="Bolivard, Guillaume" w:date="2026-01-17T01:44:00Z" w16du:dateUtc="2026-01-17T05:44:00Z">
            <w:rPr>
              <w:b/>
              <w:bCs/>
              <w:color w:val="2E7D32"/>
              <w:sz w:val="20"/>
              <w:szCs w:val="20"/>
            </w:rPr>
          </w:rPrChange>
        </w:rPr>
        <w:t>Correct Answer: A</w:t>
      </w:r>
    </w:p>
    <w:p w14:paraId="0C418DF4" w14:textId="77777777" w:rsidR="00AD3EA8" w:rsidRPr="00902096" w:rsidRDefault="00AD3EA8" w:rsidP="00AD3EA8">
      <w:pPr>
        <w:spacing w:before="240" w:after="120"/>
        <w:rPr>
          <w:b/>
          <w:bCs/>
        </w:rPr>
      </w:pPr>
    </w:p>
    <w:p w14:paraId="49EF7194" w14:textId="77777777" w:rsidR="00AD3EA8" w:rsidRPr="00902096" w:rsidRDefault="00AD3EA8" w:rsidP="00AD3EA8">
      <w:pPr>
        <w:spacing w:before="240" w:after="120"/>
      </w:pPr>
      <w:r w:rsidRPr="00902096">
        <w:rPr>
          <w:b/>
          <w:bCs/>
        </w:rPr>
        <w:t xml:space="preserve">Question 22. </w:t>
      </w:r>
      <w:r w:rsidRPr="00902096">
        <w:t>How confident are you in recognizing when an investment is too risky for your situation?</w:t>
      </w:r>
      <w:r w:rsidRPr="00902096">
        <w:rPr>
          <w:i/>
          <w:iCs/>
          <w:color w:val="666666"/>
          <w:sz w:val="20"/>
          <w:szCs w:val="20"/>
        </w:rPr>
        <w:t xml:space="preserve"> [Risk Confidence]</w:t>
      </w:r>
    </w:p>
    <w:p w14:paraId="01E50D7E" w14:textId="77777777" w:rsidR="00AD3EA8" w:rsidRPr="00902096" w:rsidRDefault="00AD3EA8" w:rsidP="00AD3EA8">
      <w:pPr>
        <w:pStyle w:val="ListParagraph"/>
        <w:numPr>
          <w:ilvl w:val="0"/>
          <w:numId w:val="7"/>
        </w:numPr>
        <w:contextualSpacing w:val="0"/>
      </w:pPr>
      <w:r w:rsidRPr="00902096">
        <w:rPr>
          <w:sz w:val="22"/>
          <w:szCs w:val="22"/>
        </w:rPr>
        <w:t>A) Very confident, I understand my risk limits</w:t>
      </w:r>
    </w:p>
    <w:p w14:paraId="4B433C44" w14:textId="77777777" w:rsidR="00AD3EA8" w:rsidRPr="00902096" w:rsidRDefault="00AD3EA8" w:rsidP="00AD3EA8">
      <w:pPr>
        <w:pStyle w:val="ListParagraph"/>
        <w:numPr>
          <w:ilvl w:val="0"/>
          <w:numId w:val="7"/>
        </w:numPr>
        <w:contextualSpacing w:val="0"/>
      </w:pPr>
      <w:r w:rsidRPr="00902096">
        <w:rPr>
          <w:sz w:val="22"/>
          <w:szCs w:val="22"/>
        </w:rPr>
        <w:t>B) Somewhat confident, I can tell when it's extreme</w:t>
      </w:r>
    </w:p>
    <w:p w14:paraId="6D6BDDF6" w14:textId="77777777" w:rsidR="00AD3EA8" w:rsidRPr="00902096" w:rsidRDefault="00AD3EA8" w:rsidP="00AD3EA8">
      <w:pPr>
        <w:pStyle w:val="ListParagraph"/>
        <w:numPr>
          <w:ilvl w:val="0"/>
          <w:numId w:val="7"/>
        </w:numPr>
        <w:contextualSpacing w:val="0"/>
      </w:pPr>
      <w:r w:rsidRPr="00902096">
        <w:rPr>
          <w:sz w:val="22"/>
          <w:szCs w:val="22"/>
        </w:rPr>
        <w:t>C) Not very confident, I often second-guess</w:t>
      </w:r>
    </w:p>
    <w:p w14:paraId="5E2F0E5E" w14:textId="77777777" w:rsidR="00AD3EA8" w:rsidRPr="00902096" w:rsidRDefault="00AD3EA8" w:rsidP="00AD3EA8">
      <w:pPr>
        <w:pStyle w:val="ListParagraph"/>
        <w:numPr>
          <w:ilvl w:val="0"/>
          <w:numId w:val="7"/>
        </w:numPr>
        <w:contextualSpacing w:val="0"/>
      </w:pPr>
      <w:r w:rsidRPr="00902096">
        <w:rPr>
          <w:sz w:val="22"/>
          <w:szCs w:val="22"/>
        </w:rPr>
        <w:t>D) I usually rely on others to decide for me</w:t>
      </w:r>
    </w:p>
    <w:p w14:paraId="4E470A7C" w14:textId="77777777" w:rsidR="00AD3EA8" w:rsidRPr="00110976" w:rsidRDefault="00AD3EA8" w:rsidP="00AD3EA8">
      <w:pPr>
        <w:spacing w:before="60"/>
        <w:ind w:left="360"/>
        <w:rPr>
          <w:strike/>
          <w:rPrChange w:id="456" w:author="Bolivard, Guillaume" w:date="2026-01-17T01:44:00Z" w16du:dateUtc="2026-01-17T05:44:00Z">
            <w:rPr/>
          </w:rPrChange>
        </w:rPr>
      </w:pPr>
      <w:r w:rsidRPr="00110976">
        <w:rPr>
          <w:b/>
          <w:bCs/>
          <w:strike/>
          <w:color w:val="2E7D32"/>
          <w:sz w:val="20"/>
          <w:szCs w:val="20"/>
          <w:rPrChange w:id="457" w:author="Bolivard, Guillaume" w:date="2026-01-17T01:44:00Z" w16du:dateUtc="2026-01-17T05:44:00Z">
            <w:rPr>
              <w:b/>
              <w:bCs/>
              <w:color w:val="2E7D32"/>
              <w:sz w:val="20"/>
              <w:szCs w:val="20"/>
            </w:rPr>
          </w:rPrChange>
        </w:rPr>
        <w:t>Correct Answer: B or C</w:t>
      </w:r>
    </w:p>
    <w:p w14:paraId="166A04D3" w14:textId="77777777" w:rsidR="00AD3EA8" w:rsidRPr="00902096" w:rsidRDefault="00AD3EA8" w:rsidP="00AD3EA8">
      <w:pPr>
        <w:pStyle w:val="ListParagraph"/>
        <w:contextualSpacing w:val="0"/>
      </w:pPr>
    </w:p>
    <w:p w14:paraId="7C47DAF4" w14:textId="77777777" w:rsidR="00AD3EA8" w:rsidRPr="00902096" w:rsidRDefault="00AD3EA8" w:rsidP="00AD3EA8">
      <w:pPr>
        <w:spacing w:before="240" w:after="120"/>
      </w:pPr>
      <w:r w:rsidRPr="00902096">
        <w:rPr>
          <w:b/>
          <w:bCs/>
        </w:rPr>
        <w:t xml:space="preserve">Question 23. </w:t>
      </w:r>
      <w:r w:rsidRPr="00902096">
        <w:t>What best describes your attitude toward risk?</w:t>
      </w:r>
      <w:r w:rsidRPr="00902096">
        <w:rPr>
          <w:i/>
          <w:iCs/>
          <w:color w:val="666666"/>
          <w:sz w:val="20"/>
          <w:szCs w:val="20"/>
        </w:rPr>
        <w:t xml:space="preserve"> [Risk Attitude]</w:t>
      </w:r>
    </w:p>
    <w:p w14:paraId="6BA7CDB5" w14:textId="77777777" w:rsidR="00AD3EA8" w:rsidRPr="00902096" w:rsidRDefault="00AD3EA8" w:rsidP="00AD3EA8">
      <w:pPr>
        <w:pStyle w:val="ListParagraph"/>
        <w:numPr>
          <w:ilvl w:val="0"/>
          <w:numId w:val="7"/>
        </w:numPr>
        <w:contextualSpacing w:val="0"/>
      </w:pPr>
      <w:r w:rsidRPr="00902096">
        <w:rPr>
          <w:sz w:val="22"/>
          <w:szCs w:val="22"/>
        </w:rPr>
        <w:t>A) I avoid risk as much as possible</w:t>
      </w:r>
    </w:p>
    <w:p w14:paraId="1F8B7764" w14:textId="77777777" w:rsidR="00AD3EA8" w:rsidRPr="00902096" w:rsidRDefault="00AD3EA8" w:rsidP="00AD3EA8">
      <w:pPr>
        <w:pStyle w:val="ListParagraph"/>
        <w:numPr>
          <w:ilvl w:val="0"/>
          <w:numId w:val="7"/>
        </w:numPr>
        <w:contextualSpacing w:val="0"/>
      </w:pPr>
      <w:r w:rsidRPr="00902096">
        <w:rPr>
          <w:sz w:val="22"/>
          <w:szCs w:val="22"/>
        </w:rPr>
        <w:t>B) I'm okay with small risks for modest gains</w:t>
      </w:r>
    </w:p>
    <w:p w14:paraId="446FFAB0" w14:textId="77777777" w:rsidR="00AD3EA8" w:rsidRPr="00902096" w:rsidRDefault="00AD3EA8" w:rsidP="00AD3EA8">
      <w:pPr>
        <w:pStyle w:val="ListParagraph"/>
        <w:numPr>
          <w:ilvl w:val="0"/>
          <w:numId w:val="7"/>
        </w:numPr>
        <w:contextualSpacing w:val="0"/>
      </w:pPr>
      <w:r w:rsidRPr="00902096">
        <w:rPr>
          <w:sz w:val="22"/>
          <w:szCs w:val="22"/>
        </w:rPr>
        <w:t>C) I take calculated risks for higher rewards</w:t>
      </w:r>
    </w:p>
    <w:p w14:paraId="16F11718" w14:textId="77777777" w:rsidR="00AD3EA8" w:rsidRPr="00902096" w:rsidRDefault="00AD3EA8" w:rsidP="00AD3EA8">
      <w:pPr>
        <w:pStyle w:val="ListParagraph"/>
        <w:numPr>
          <w:ilvl w:val="0"/>
          <w:numId w:val="7"/>
        </w:numPr>
        <w:contextualSpacing w:val="0"/>
      </w:pPr>
      <w:r w:rsidRPr="00902096">
        <w:rPr>
          <w:sz w:val="22"/>
          <w:szCs w:val="22"/>
        </w:rPr>
        <w:t>D) I actively seek out high-risk, high-reward opportunities</w:t>
      </w:r>
    </w:p>
    <w:p w14:paraId="3A0FAF70" w14:textId="77777777" w:rsidR="00AD3EA8" w:rsidRPr="00110976" w:rsidRDefault="00AD3EA8" w:rsidP="00AD3EA8">
      <w:pPr>
        <w:spacing w:before="60"/>
        <w:ind w:left="360"/>
        <w:rPr>
          <w:strike/>
          <w:rPrChange w:id="458" w:author="Bolivard, Guillaume" w:date="2026-01-17T01:44:00Z" w16du:dateUtc="2026-01-17T05:44:00Z">
            <w:rPr/>
          </w:rPrChange>
        </w:rPr>
      </w:pPr>
      <w:r w:rsidRPr="00110976">
        <w:rPr>
          <w:b/>
          <w:bCs/>
          <w:strike/>
          <w:color w:val="2E7D32"/>
          <w:sz w:val="20"/>
          <w:szCs w:val="20"/>
          <w:rPrChange w:id="459" w:author="Bolivard, Guillaume" w:date="2026-01-17T01:44:00Z" w16du:dateUtc="2026-01-17T05:44:00Z">
            <w:rPr>
              <w:b/>
              <w:bCs/>
              <w:color w:val="2E7D32"/>
              <w:sz w:val="20"/>
              <w:szCs w:val="20"/>
            </w:rPr>
          </w:rPrChange>
        </w:rPr>
        <w:t>Correct Answer: C</w:t>
      </w:r>
    </w:p>
    <w:p w14:paraId="06CA2C9D" w14:textId="77777777" w:rsidR="00AD3EA8" w:rsidRPr="00902096" w:rsidRDefault="00AD3EA8" w:rsidP="00AD3EA8">
      <w:pPr>
        <w:ind w:left="360"/>
      </w:pPr>
    </w:p>
    <w:p w14:paraId="151E3D1C" w14:textId="77777777" w:rsidR="00AD3EA8" w:rsidRPr="00902096" w:rsidRDefault="00AD3EA8" w:rsidP="00AD3EA8">
      <w:pPr>
        <w:spacing w:before="240" w:after="120"/>
      </w:pPr>
      <w:r w:rsidRPr="00902096">
        <w:rPr>
          <w:b/>
          <w:bCs/>
        </w:rPr>
        <w:t xml:space="preserve">Question 24. </w:t>
      </w:r>
      <w:r w:rsidRPr="00902096">
        <w:t>If your long-term investment underperforms for a year, what would you most likely do?</w:t>
      </w:r>
      <w:r w:rsidRPr="00902096">
        <w:rPr>
          <w:i/>
          <w:iCs/>
          <w:color w:val="666666"/>
          <w:sz w:val="20"/>
          <w:szCs w:val="20"/>
        </w:rPr>
        <w:t xml:space="preserve"> [Reaction to Underperformance]</w:t>
      </w:r>
    </w:p>
    <w:p w14:paraId="441B05E2" w14:textId="77777777" w:rsidR="00AD3EA8" w:rsidRPr="00902096" w:rsidRDefault="00AD3EA8" w:rsidP="00AD3EA8">
      <w:pPr>
        <w:pStyle w:val="ListParagraph"/>
        <w:numPr>
          <w:ilvl w:val="0"/>
          <w:numId w:val="7"/>
        </w:numPr>
        <w:contextualSpacing w:val="0"/>
      </w:pPr>
      <w:r w:rsidRPr="00902096">
        <w:rPr>
          <w:sz w:val="22"/>
          <w:szCs w:val="22"/>
        </w:rPr>
        <w:t>A) Sell and look for a better option</w:t>
      </w:r>
    </w:p>
    <w:p w14:paraId="5BBD771B" w14:textId="77777777" w:rsidR="00AD3EA8" w:rsidRPr="00902096" w:rsidRDefault="00AD3EA8" w:rsidP="00AD3EA8">
      <w:pPr>
        <w:pStyle w:val="ListParagraph"/>
        <w:numPr>
          <w:ilvl w:val="0"/>
          <w:numId w:val="7"/>
        </w:numPr>
        <w:contextualSpacing w:val="0"/>
      </w:pPr>
      <w:r w:rsidRPr="00902096">
        <w:rPr>
          <w:sz w:val="22"/>
          <w:szCs w:val="22"/>
        </w:rPr>
        <w:t>B) Reduce investment but stay in</w:t>
      </w:r>
    </w:p>
    <w:p w14:paraId="0E8F3601" w14:textId="77777777" w:rsidR="00AD3EA8" w:rsidRPr="00902096" w:rsidRDefault="00AD3EA8" w:rsidP="00AD3EA8">
      <w:pPr>
        <w:pStyle w:val="ListParagraph"/>
        <w:numPr>
          <w:ilvl w:val="0"/>
          <w:numId w:val="7"/>
        </w:numPr>
        <w:contextualSpacing w:val="0"/>
      </w:pPr>
      <w:r w:rsidRPr="00902096">
        <w:rPr>
          <w:sz w:val="22"/>
          <w:szCs w:val="22"/>
        </w:rPr>
        <w:lastRenderedPageBreak/>
        <w:t>C) Stay the course</w:t>
      </w:r>
    </w:p>
    <w:p w14:paraId="27178D1F" w14:textId="77777777" w:rsidR="00AD3EA8" w:rsidRPr="00902096" w:rsidRDefault="00AD3EA8" w:rsidP="00AD3EA8">
      <w:pPr>
        <w:pStyle w:val="ListParagraph"/>
        <w:numPr>
          <w:ilvl w:val="0"/>
          <w:numId w:val="7"/>
        </w:numPr>
        <w:contextualSpacing w:val="0"/>
      </w:pPr>
      <w:r w:rsidRPr="00902096">
        <w:rPr>
          <w:sz w:val="22"/>
          <w:szCs w:val="22"/>
        </w:rPr>
        <w:t>D) Invest more to lower the average cost</w:t>
      </w:r>
    </w:p>
    <w:p w14:paraId="4D8DA00C" w14:textId="77777777" w:rsidR="00AD3EA8" w:rsidRPr="00110976" w:rsidRDefault="00AD3EA8" w:rsidP="00AD3EA8">
      <w:pPr>
        <w:spacing w:before="60"/>
        <w:ind w:left="360"/>
        <w:rPr>
          <w:strike/>
          <w:rPrChange w:id="460" w:author="Bolivard, Guillaume" w:date="2026-01-17T01:44:00Z" w16du:dateUtc="2026-01-17T05:44:00Z">
            <w:rPr/>
          </w:rPrChange>
        </w:rPr>
      </w:pPr>
      <w:r w:rsidRPr="00110976">
        <w:rPr>
          <w:b/>
          <w:bCs/>
          <w:strike/>
          <w:color w:val="2E7D32"/>
          <w:sz w:val="20"/>
          <w:szCs w:val="20"/>
          <w:rPrChange w:id="461" w:author="Bolivard, Guillaume" w:date="2026-01-17T01:44:00Z" w16du:dateUtc="2026-01-17T05:44:00Z">
            <w:rPr>
              <w:b/>
              <w:bCs/>
              <w:color w:val="2E7D32"/>
              <w:sz w:val="20"/>
              <w:szCs w:val="20"/>
            </w:rPr>
          </w:rPrChange>
        </w:rPr>
        <w:t>Correct Answer: D</w:t>
      </w:r>
    </w:p>
    <w:p w14:paraId="4D41D8A1" w14:textId="77777777" w:rsidR="00AD3EA8" w:rsidRPr="00902096" w:rsidRDefault="00AD3EA8" w:rsidP="00AD3EA8">
      <w:pPr>
        <w:spacing w:before="240" w:after="120"/>
        <w:rPr>
          <w:b/>
          <w:bCs/>
        </w:rPr>
      </w:pPr>
    </w:p>
    <w:p w14:paraId="72208462" w14:textId="77777777" w:rsidR="00AD3EA8" w:rsidRPr="00902096" w:rsidRDefault="00AD3EA8" w:rsidP="00AD3EA8">
      <w:pPr>
        <w:spacing w:before="240" w:after="120"/>
      </w:pPr>
      <w:r w:rsidRPr="00902096">
        <w:rPr>
          <w:b/>
          <w:bCs/>
        </w:rPr>
        <w:t xml:space="preserve">Question 25. </w:t>
      </w:r>
      <w:r w:rsidRPr="00902096">
        <w:t>How do you define a "successful" investment?</w:t>
      </w:r>
      <w:r w:rsidRPr="00902096">
        <w:rPr>
          <w:i/>
          <w:iCs/>
          <w:color w:val="666666"/>
          <w:sz w:val="20"/>
          <w:szCs w:val="20"/>
        </w:rPr>
        <w:t xml:space="preserve"> [Definition of Success]</w:t>
      </w:r>
    </w:p>
    <w:p w14:paraId="64839305" w14:textId="77777777" w:rsidR="00AD3EA8" w:rsidRPr="00902096" w:rsidRDefault="00AD3EA8" w:rsidP="00AD3EA8">
      <w:pPr>
        <w:pStyle w:val="ListParagraph"/>
        <w:numPr>
          <w:ilvl w:val="0"/>
          <w:numId w:val="7"/>
        </w:numPr>
        <w:contextualSpacing w:val="0"/>
      </w:pPr>
      <w:r w:rsidRPr="00902096">
        <w:rPr>
          <w:sz w:val="22"/>
          <w:szCs w:val="22"/>
        </w:rPr>
        <w:t>A) One that doesn't lose money</w:t>
      </w:r>
    </w:p>
    <w:p w14:paraId="26AC048E" w14:textId="77777777" w:rsidR="00AD3EA8" w:rsidRPr="00902096" w:rsidRDefault="00AD3EA8" w:rsidP="00AD3EA8">
      <w:pPr>
        <w:pStyle w:val="ListParagraph"/>
        <w:numPr>
          <w:ilvl w:val="0"/>
          <w:numId w:val="7"/>
        </w:numPr>
        <w:contextualSpacing w:val="0"/>
      </w:pPr>
      <w:r w:rsidRPr="00902096">
        <w:rPr>
          <w:sz w:val="22"/>
          <w:szCs w:val="22"/>
        </w:rPr>
        <w:t>B) One that beats inflation</w:t>
      </w:r>
    </w:p>
    <w:p w14:paraId="303777FB" w14:textId="77777777" w:rsidR="00AD3EA8" w:rsidRPr="00902096" w:rsidRDefault="00AD3EA8" w:rsidP="00AD3EA8">
      <w:pPr>
        <w:pStyle w:val="ListParagraph"/>
        <w:numPr>
          <w:ilvl w:val="0"/>
          <w:numId w:val="7"/>
        </w:numPr>
        <w:contextualSpacing w:val="0"/>
      </w:pPr>
      <w:r w:rsidRPr="00902096">
        <w:rPr>
          <w:sz w:val="22"/>
          <w:szCs w:val="22"/>
        </w:rPr>
        <w:t>C) One that aligns with my financial goals</w:t>
      </w:r>
    </w:p>
    <w:p w14:paraId="5B029B18" w14:textId="77777777" w:rsidR="00AD3EA8" w:rsidRPr="00902096" w:rsidRDefault="00AD3EA8" w:rsidP="00AD3EA8">
      <w:pPr>
        <w:pStyle w:val="ListParagraph"/>
        <w:numPr>
          <w:ilvl w:val="0"/>
          <w:numId w:val="7"/>
        </w:numPr>
        <w:contextualSpacing w:val="0"/>
      </w:pPr>
      <w:r w:rsidRPr="00902096">
        <w:rPr>
          <w:sz w:val="22"/>
          <w:szCs w:val="22"/>
        </w:rPr>
        <w:t>D) One that produces the highest return, regardless of risk</w:t>
      </w:r>
    </w:p>
    <w:p w14:paraId="0E04C96E" w14:textId="77777777" w:rsidR="00AD3EA8" w:rsidRPr="00110976" w:rsidRDefault="00AD3EA8" w:rsidP="00AD3EA8">
      <w:pPr>
        <w:spacing w:before="60"/>
        <w:ind w:left="360"/>
        <w:rPr>
          <w:strike/>
          <w:rPrChange w:id="462" w:author="Bolivard, Guillaume" w:date="2026-01-17T01:45:00Z" w16du:dateUtc="2026-01-17T05:45:00Z">
            <w:rPr/>
          </w:rPrChange>
        </w:rPr>
      </w:pPr>
      <w:r w:rsidRPr="00110976">
        <w:rPr>
          <w:b/>
          <w:bCs/>
          <w:strike/>
          <w:color w:val="2E7D32"/>
          <w:sz w:val="20"/>
          <w:szCs w:val="20"/>
          <w:rPrChange w:id="463" w:author="Bolivard, Guillaume" w:date="2026-01-17T01:45:00Z" w16du:dateUtc="2026-01-17T05:45:00Z">
            <w:rPr>
              <w:b/>
              <w:bCs/>
              <w:color w:val="2E7D32"/>
              <w:sz w:val="20"/>
              <w:szCs w:val="20"/>
            </w:rPr>
          </w:rPrChange>
        </w:rPr>
        <w:t>Correct Answer: C</w:t>
      </w:r>
    </w:p>
    <w:p w14:paraId="68B02F0A" w14:textId="77777777" w:rsidR="00AD3EA8" w:rsidRPr="00902096" w:rsidRDefault="00AD3EA8" w:rsidP="00AD3EA8">
      <w:pPr>
        <w:ind w:left="360"/>
      </w:pPr>
    </w:p>
    <w:p w14:paraId="4A0987AC" w14:textId="77777777" w:rsidR="00AD3EA8" w:rsidRPr="00902096" w:rsidRDefault="00AD3EA8" w:rsidP="00AD3EA8">
      <w:pPr>
        <w:spacing w:before="240" w:after="120"/>
      </w:pPr>
      <w:r w:rsidRPr="00902096">
        <w:rPr>
          <w:b/>
          <w:bCs/>
        </w:rPr>
        <w:t xml:space="preserve">Question 26. </w:t>
      </w:r>
      <w:r w:rsidRPr="00902096">
        <w:t>When making financial decisions, how often do you consider the potential downside risk?</w:t>
      </w:r>
      <w:r w:rsidRPr="00902096">
        <w:rPr>
          <w:i/>
          <w:iCs/>
          <w:color w:val="666666"/>
          <w:sz w:val="20"/>
          <w:szCs w:val="20"/>
        </w:rPr>
        <w:t xml:space="preserve"> [Downside Awareness]</w:t>
      </w:r>
    </w:p>
    <w:p w14:paraId="6AA6A0AE" w14:textId="77777777" w:rsidR="00AD3EA8" w:rsidRPr="00902096" w:rsidRDefault="00AD3EA8" w:rsidP="00AD3EA8">
      <w:pPr>
        <w:pStyle w:val="ListParagraph"/>
        <w:numPr>
          <w:ilvl w:val="0"/>
          <w:numId w:val="7"/>
        </w:numPr>
        <w:contextualSpacing w:val="0"/>
      </w:pPr>
      <w:r w:rsidRPr="00902096">
        <w:rPr>
          <w:sz w:val="22"/>
          <w:szCs w:val="22"/>
        </w:rPr>
        <w:t>A) Never</w:t>
      </w:r>
    </w:p>
    <w:p w14:paraId="156F3331" w14:textId="77777777" w:rsidR="00AD3EA8" w:rsidRPr="00902096" w:rsidRDefault="00AD3EA8" w:rsidP="00AD3EA8">
      <w:pPr>
        <w:pStyle w:val="ListParagraph"/>
        <w:numPr>
          <w:ilvl w:val="0"/>
          <w:numId w:val="7"/>
        </w:numPr>
        <w:contextualSpacing w:val="0"/>
      </w:pPr>
      <w:r w:rsidRPr="00902096">
        <w:rPr>
          <w:sz w:val="22"/>
          <w:szCs w:val="22"/>
        </w:rPr>
        <w:t>B) Rarely</w:t>
      </w:r>
    </w:p>
    <w:p w14:paraId="660B9B91" w14:textId="77777777" w:rsidR="00AD3EA8" w:rsidRPr="00902096" w:rsidRDefault="00AD3EA8" w:rsidP="00AD3EA8">
      <w:pPr>
        <w:pStyle w:val="ListParagraph"/>
        <w:numPr>
          <w:ilvl w:val="0"/>
          <w:numId w:val="7"/>
        </w:numPr>
        <w:contextualSpacing w:val="0"/>
      </w:pPr>
      <w:r w:rsidRPr="00902096">
        <w:rPr>
          <w:sz w:val="22"/>
          <w:szCs w:val="22"/>
        </w:rPr>
        <w:t>C) Sometimes</w:t>
      </w:r>
    </w:p>
    <w:p w14:paraId="665BEF6D" w14:textId="77777777" w:rsidR="00AD3EA8" w:rsidRPr="00902096" w:rsidRDefault="00AD3EA8" w:rsidP="00AD3EA8">
      <w:pPr>
        <w:pStyle w:val="ListParagraph"/>
        <w:numPr>
          <w:ilvl w:val="0"/>
          <w:numId w:val="7"/>
        </w:numPr>
        <w:contextualSpacing w:val="0"/>
      </w:pPr>
      <w:r w:rsidRPr="00902096">
        <w:rPr>
          <w:sz w:val="22"/>
          <w:szCs w:val="22"/>
        </w:rPr>
        <w:t>D) Always</w:t>
      </w:r>
    </w:p>
    <w:p w14:paraId="6FFD1C0F" w14:textId="77777777" w:rsidR="00AD3EA8" w:rsidRPr="00110976" w:rsidRDefault="00AD3EA8" w:rsidP="00AD3EA8">
      <w:pPr>
        <w:spacing w:before="60"/>
        <w:ind w:left="360"/>
        <w:rPr>
          <w:strike/>
          <w:rPrChange w:id="464" w:author="Bolivard, Guillaume" w:date="2026-01-17T01:45:00Z" w16du:dateUtc="2026-01-17T05:45:00Z">
            <w:rPr/>
          </w:rPrChange>
        </w:rPr>
      </w:pPr>
      <w:r w:rsidRPr="00110976">
        <w:rPr>
          <w:b/>
          <w:bCs/>
          <w:strike/>
          <w:color w:val="2E7D32"/>
          <w:sz w:val="20"/>
          <w:szCs w:val="20"/>
          <w:rPrChange w:id="465" w:author="Bolivard, Guillaume" w:date="2026-01-17T01:45:00Z" w16du:dateUtc="2026-01-17T05:45:00Z">
            <w:rPr>
              <w:b/>
              <w:bCs/>
              <w:color w:val="2E7D32"/>
              <w:sz w:val="20"/>
              <w:szCs w:val="20"/>
            </w:rPr>
          </w:rPrChange>
        </w:rPr>
        <w:t>Correct Answer: D</w:t>
      </w:r>
    </w:p>
    <w:p w14:paraId="5C2A6821" w14:textId="77777777" w:rsidR="00AD3EA8" w:rsidRPr="00902096" w:rsidRDefault="00AD3EA8" w:rsidP="00AD3EA8">
      <w:pPr>
        <w:spacing w:before="240" w:after="120"/>
        <w:rPr>
          <w:b/>
          <w:bCs/>
        </w:rPr>
      </w:pPr>
    </w:p>
    <w:p w14:paraId="61E99D6B" w14:textId="77777777" w:rsidR="00AD3EA8" w:rsidRPr="00902096" w:rsidRDefault="00AD3EA8" w:rsidP="00AD3EA8">
      <w:pPr>
        <w:spacing w:before="240" w:after="120"/>
      </w:pPr>
      <w:r w:rsidRPr="00902096">
        <w:rPr>
          <w:b/>
          <w:bCs/>
        </w:rPr>
        <w:t xml:space="preserve">Question 27. </w:t>
      </w:r>
      <w:r w:rsidRPr="00902096">
        <w:t>Imagine you're offered two jobs. Job A pays more but has uncertain income and less security. Job B pays less but is stable. Which do you choose?</w:t>
      </w:r>
      <w:r w:rsidRPr="00902096">
        <w:rPr>
          <w:i/>
          <w:iCs/>
          <w:color w:val="666666"/>
          <w:sz w:val="20"/>
          <w:szCs w:val="20"/>
        </w:rPr>
        <w:t xml:space="preserve"> [Risk Preference in Income]</w:t>
      </w:r>
    </w:p>
    <w:p w14:paraId="5A48ED22" w14:textId="77777777" w:rsidR="00AD3EA8" w:rsidRPr="00902096" w:rsidRDefault="00AD3EA8" w:rsidP="00AD3EA8">
      <w:pPr>
        <w:pStyle w:val="ListParagraph"/>
        <w:numPr>
          <w:ilvl w:val="0"/>
          <w:numId w:val="7"/>
        </w:numPr>
        <w:contextualSpacing w:val="0"/>
      </w:pPr>
      <w:r w:rsidRPr="00902096">
        <w:rPr>
          <w:sz w:val="22"/>
          <w:szCs w:val="22"/>
        </w:rPr>
        <w:t>A) Definitely Job A</w:t>
      </w:r>
    </w:p>
    <w:p w14:paraId="3ABE1455" w14:textId="77777777" w:rsidR="00AD3EA8" w:rsidRPr="00902096" w:rsidRDefault="00AD3EA8" w:rsidP="00AD3EA8">
      <w:pPr>
        <w:pStyle w:val="ListParagraph"/>
        <w:numPr>
          <w:ilvl w:val="0"/>
          <w:numId w:val="7"/>
        </w:numPr>
        <w:contextualSpacing w:val="0"/>
      </w:pPr>
      <w:r w:rsidRPr="00902096">
        <w:rPr>
          <w:sz w:val="22"/>
          <w:szCs w:val="22"/>
        </w:rPr>
        <w:t>B) Probably Job A</w:t>
      </w:r>
    </w:p>
    <w:p w14:paraId="291ED8B2" w14:textId="77777777" w:rsidR="00AD3EA8" w:rsidRPr="00902096" w:rsidRDefault="00AD3EA8" w:rsidP="00AD3EA8">
      <w:pPr>
        <w:pStyle w:val="ListParagraph"/>
        <w:numPr>
          <w:ilvl w:val="0"/>
          <w:numId w:val="7"/>
        </w:numPr>
        <w:contextualSpacing w:val="0"/>
      </w:pPr>
      <w:r w:rsidRPr="00902096">
        <w:rPr>
          <w:sz w:val="22"/>
          <w:szCs w:val="22"/>
        </w:rPr>
        <w:t>C) Probably Job B</w:t>
      </w:r>
    </w:p>
    <w:p w14:paraId="1F6BFA02" w14:textId="77777777" w:rsidR="00AD3EA8" w:rsidRPr="00902096" w:rsidRDefault="00AD3EA8" w:rsidP="00AD3EA8">
      <w:pPr>
        <w:pStyle w:val="ListParagraph"/>
        <w:numPr>
          <w:ilvl w:val="0"/>
          <w:numId w:val="7"/>
        </w:numPr>
        <w:contextualSpacing w:val="0"/>
      </w:pPr>
      <w:r w:rsidRPr="00902096">
        <w:rPr>
          <w:sz w:val="22"/>
          <w:szCs w:val="22"/>
        </w:rPr>
        <w:t>D) Definitely Job B</w:t>
      </w:r>
    </w:p>
    <w:p w14:paraId="0C62F44C" w14:textId="77777777" w:rsidR="00AD3EA8" w:rsidRPr="00110976" w:rsidRDefault="00AD3EA8" w:rsidP="00AD3EA8">
      <w:pPr>
        <w:spacing w:before="60"/>
        <w:ind w:left="360"/>
        <w:rPr>
          <w:strike/>
          <w:rPrChange w:id="466" w:author="Bolivard, Guillaume" w:date="2026-01-17T01:45:00Z" w16du:dateUtc="2026-01-17T05:45:00Z">
            <w:rPr/>
          </w:rPrChange>
        </w:rPr>
      </w:pPr>
      <w:r w:rsidRPr="00110976">
        <w:rPr>
          <w:b/>
          <w:bCs/>
          <w:strike/>
          <w:color w:val="2E7D32"/>
          <w:sz w:val="20"/>
          <w:szCs w:val="20"/>
          <w:rPrChange w:id="467" w:author="Bolivard, Guillaume" w:date="2026-01-17T01:45:00Z" w16du:dateUtc="2026-01-17T05:45:00Z">
            <w:rPr>
              <w:b/>
              <w:bCs/>
              <w:color w:val="2E7D32"/>
              <w:sz w:val="20"/>
              <w:szCs w:val="20"/>
            </w:rPr>
          </w:rPrChange>
        </w:rPr>
        <w:t>Correct Answer: B or C</w:t>
      </w:r>
    </w:p>
    <w:p w14:paraId="4B42CBB8" w14:textId="77777777" w:rsidR="00AD3EA8" w:rsidRPr="00902096" w:rsidRDefault="00AD3EA8" w:rsidP="00AD3EA8">
      <w:pPr>
        <w:spacing w:before="240" w:after="120"/>
        <w:rPr>
          <w:b/>
          <w:bCs/>
        </w:rPr>
      </w:pPr>
    </w:p>
    <w:p w14:paraId="5C8E2FF4" w14:textId="77777777" w:rsidR="00AD3EA8" w:rsidRPr="00902096" w:rsidRDefault="00AD3EA8" w:rsidP="00AD3EA8">
      <w:pPr>
        <w:spacing w:before="240" w:after="120"/>
        <w:rPr>
          <w:b/>
          <w:bCs/>
        </w:rPr>
      </w:pPr>
    </w:p>
    <w:p w14:paraId="55D282E0" w14:textId="77777777" w:rsidR="00AD3EA8" w:rsidRPr="00902096" w:rsidRDefault="00AD3EA8" w:rsidP="00AD3EA8">
      <w:pPr>
        <w:spacing w:before="240" w:after="120"/>
      </w:pPr>
      <w:r w:rsidRPr="00902096">
        <w:rPr>
          <w:b/>
          <w:bCs/>
        </w:rPr>
        <w:t xml:space="preserve">Question 28. </w:t>
      </w:r>
      <w:r w:rsidRPr="00902096">
        <w:t>If an investment opportunity promises unusually high returns with little explanation of how, what do you do?</w:t>
      </w:r>
      <w:r w:rsidRPr="00902096">
        <w:rPr>
          <w:i/>
          <w:iCs/>
          <w:color w:val="666666"/>
          <w:sz w:val="20"/>
          <w:szCs w:val="20"/>
        </w:rPr>
        <w:t xml:space="preserve"> [Scam Skepticism]</w:t>
      </w:r>
    </w:p>
    <w:p w14:paraId="07F3A00C" w14:textId="77777777" w:rsidR="00AD3EA8" w:rsidRPr="00902096" w:rsidRDefault="00AD3EA8" w:rsidP="00AD3EA8">
      <w:pPr>
        <w:pStyle w:val="ListParagraph"/>
        <w:numPr>
          <w:ilvl w:val="0"/>
          <w:numId w:val="7"/>
        </w:numPr>
        <w:contextualSpacing w:val="0"/>
      </w:pPr>
      <w:r w:rsidRPr="00902096">
        <w:rPr>
          <w:sz w:val="22"/>
          <w:szCs w:val="22"/>
        </w:rPr>
        <w:t>A) Invest a small amount just to test it</w:t>
      </w:r>
    </w:p>
    <w:p w14:paraId="284FA994" w14:textId="77777777" w:rsidR="00AD3EA8" w:rsidRPr="00902096" w:rsidRDefault="00AD3EA8" w:rsidP="00AD3EA8">
      <w:pPr>
        <w:pStyle w:val="ListParagraph"/>
        <w:numPr>
          <w:ilvl w:val="0"/>
          <w:numId w:val="7"/>
        </w:numPr>
        <w:contextualSpacing w:val="0"/>
      </w:pPr>
      <w:r w:rsidRPr="00902096">
        <w:rPr>
          <w:sz w:val="22"/>
          <w:szCs w:val="22"/>
        </w:rPr>
        <w:t>B) Ask for more details and do research</w:t>
      </w:r>
    </w:p>
    <w:p w14:paraId="1329559B" w14:textId="77777777" w:rsidR="00AD3EA8" w:rsidRPr="00902096" w:rsidRDefault="00AD3EA8" w:rsidP="00AD3EA8">
      <w:pPr>
        <w:pStyle w:val="ListParagraph"/>
        <w:numPr>
          <w:ilvl w:val="0"/>
          <w:numId w:val="7"/>
        </w:numPr>
        <w:contextualSpacing w:val="0"/>
      </w:pPr>
      <w:r w:rsidRPr="00902096">
        <w:rPr>
          <w:sz w:val="22"/>
          <w:szCs w:val="22"/>
        </w:rPr>
        <w:t>C) Avoid it, it seems too good to be true</w:t>
      </w:r>
    </w:p>
    <w:p w14:paraId="33C5CFAF" w14:textId="77777777" w:rsidR="00AD3EA8" w:rsidRPr="00902096" w:rsidRDefault="00AD3EA8" w:rsidP="00AD3EA8">
      <w:pPr>
        <w:pStyle w:val="ListParagraph"/>
        <w:numPr>
          <w:ilvl w:val="0"/>
          <w:numId w:val="7"/>
        </w:numPr>
        <w:contextualSpacing w:val="0"/>
      </w:pPr>
      <w:r w:rsidRPr="00902096">
        <w:rPr>
          <w:sz w:val="22"/>
          <w:szCs w:val="22"/>
        </w:rPr>
        <w:t>D) Immediately take advantage before it's gone</w:t>
      </w:r>
    </w:p>
    <w:p w14:paraId="46BD4524" w14:textId="77777777" w:rsidR="00AD3EA8" w:rsidRPr="00110976" w:rsidRDefault="00AD3EA8" w:rsidP="00AD3EA8">
      <w:pPr>
        <w:spacing w:before="60"/>
        <w:ind w:left="360"/>
        <w:rPr>
          <w:strike/>
          <w:rPrChange w:id="468" w:author="Bolivard, Guillaume" w:date="2026-01-17T01:45:00Z" w16du:dateUtc="2026-01-17T05:45:00Z">
            <w:rPr/>
          </w:rPrChange>
        </w:rPr>
      </w:pPr>
      <w:r w:rsidRPr="00110976">
        <w:rPr>
          <w:b/>
          <w:bCs/>
          <w:strike/>
          <w:color w:val="2E7D32"/>
          <w:sz w:val="20"/>
          <w:szCs w:val="20"/>
          <w:rPrChange w:id="469" w:author="Bolivard, Guillaume" w:date="2026-01-17T01:45:00Z" w16du:dateUtc="2026-01-17T05:45:00Z">
            <w:rPr>
              <w:b/>
              <w:bCs/>
              <w:color w:val="2E7D32"/>
              <w:sz w:val="20"/>
              <w:szCs w:val="20"/>
            </w:rPr>
          </w:rPrChange>
        </w:rPr>
        <w:t>Correct Answer: B</w:t>
      </w:r>
    </w:p>
    <w:p w14:paraId="66124460" w14:textId="77777777" w:rsidR="00AD3EA8" w:rsidRPr="00902096" w:rsidRDefault="00AD3EA8" w:rsidP="00AD3EA8">
      <w:r w:rsidRPr="00902096">
        <w:br w:type="page"/>
      </w:r>
    </w:p>
    <w:p w14:paraId="65D60FF5" w14:textId="77777777" w:rsidR="00AD3EA8" w:rsidRPr="00902096" w:rsidRDefault="00AD3EA8" w:rsidP="00AD3EA8">
      <w:pPr>
        <w:pStyle w:val="Heading1"/>
        <w:rPr>
          <w:rFonts w:ascii="Times New Roman" w:hAnsi="Times New Roman" w:cs="Times New Roman"/>
          <w:color w:val="auto"/>
        </w:rPr>
      </w:pPr>
      <w:r w:rsidRPr="00902096">
        <w:rPr>
          <w:rFonts w:ascii="Times New Roman" w:hAnsi="Times New Roman" w:cs="Times New Roman"/>
          <w:color w:val="auto"/>
        </w:rPr>
        <w:lastRenderedPageBreak/>
        <w:t>Risk and Return Knowledge</w:t>
      </w:r>
    </w:p>
    <w:p w14:paraId="602F1839" w14:textId="77777777" w:rsidR="00AD3EA8" w:rsidRPr="00902096" w:rsidRDefault="00AD3EA8" w:rsidP="00AD3EA8">
      <w:pPr>
        <w:spacing w:after="200"/>
      </w:pPr>
      <w:r w:rsidRPr="00902096">
        <w:rPr>
          <w:i/>
          <w:iCs/>
          <w:color w:val="666666"/>
          <w:sz w:val="22"/>
          <w:szCs w:val="22"/>
        </w:rPr>
        <w:t>(Q29–Q40, 12 items)</w:t>
      </w:r>
    </w:p>
    <w:p w14:paraId="09C123F8" w14:textId="77777777" w:rsidR="00AD3EA8" w:rsidRPr="00902096" w:rsidRDefault="00AD3EA8" w:rsidP="00AD3EA8">
      <w:pPr>
        <w:spacing w:after="200"/>
        <w:rPr>
          <w:i/>
          <w:iCs/>
        </w:rPr>
      </w:pPr>
      <w:r w:rsidRPr="00902096">
        <w:rPr>
          <w:i/>
          <w:iCs/>
        </w:rPr>
        <w:t>These questions assess investing knowledge, crisis awareness, and statistical numeracy including probability reasoning and expected value calculations.</w:t>
      </w:r>
    </w:p>
    <w:p w14:paraId="518D8BBA" w14:textId="77777777" w:rsidR="00AD3EA8" w:rsidRPr="00902096" w:rsidRDefault="00AD3EA8" w:rsidP="00AD3EA8">
      <w:pPr>
        <w:spacing w:after="200"/>
      </w:pPr>
      <w:r w:rsidRPr="00902096">
        <w:rPr>
          <w:b/>
          <w:bCs/>
        </w:rPr>
        <w:t xml:space="preserve">Question 29. </w:t>
      </w:r>
      <w:r w:rsidRPr="00902096">
        <w:t>If interest rates rise, what will typically happen to bond prices?</w:t>
      </w:r>
      <w:r w:rsidRPr="00902096">
        <w:rPr>
          <w:i/>
          <w:iCs/>
          <w:color w:val="666666"/>
          <w:sz w:val="20"/>
          <w:szCs w:val="20"/>
        </w:rPr>
        <w:t xml:space="preserve"> [Investing]</w:t>
      </w:r>
    </w:p>
    <w:p w14:paraId="3E3645F9" w14:textId="77777777" w:rsidR="00AD3EA8" w:rsidRPr="00902096" w:rsidRDefault="00AD3EA8" w:rsidP="00AD3EA8">
      <w:pPr>
        <w:pStyle w:val="ListParagraph"/>
        <w:numPr>
          <w:ilvl w:val="0"/>
          <w:numId w:val="7"/>
        </w:numPr>
        <w:contextualSpacing w:val="0"/>
      </w:pPr>
      <w:r w:rsidRPr="00902096">
        <w:rPr>
          <w:sz w:val="22"/>
          <w:szCs w:val="22"/>
        </w:rPr>
        <w:t>A) They will rise</w:t>
      </w:r>
    </w:p>
    <w:p w14:paraId="43272E69" w14:textId="77777777" w:rsidR="00AD3EA8" w:rsidRPr="00902096" w:rsidRDefault="00AD3EA8" w:rsidP="00AD3EA8">
      <w:pPr>
        <w:pStyle w:val="ListParagraph"/>
        <w:numPr>
          <w:ilvl w:val="0"/>
          <w:numId w:val="7"/>
        </w:numPr>
        <w:contextualSpacing w:val="0"/>
      </w:pPr>
      <w:r w:rsidRPr="00902096">
        <w:rPr>
          <w:sz w:val="22"/>
          <w:szCs w:val="22"/>
        </w:rPr>
        <w:t>B) They will fall</w:t>
      </w:r>
    </w:p>
    <w:p w14:paraId="512C3A86" w14:textId="77777777" w:rsidR="00AD3EA8" w:rsidRPr="00902096" w:rsidRDefault="00AD3EA8" w:rsidP="00AD3EA8">
      <w:pPr>
        <w:pStyle w:val="ListParagraph"/>
        <w:numPr>
          <w:ilvl w:val="0"/>
          <w:numId w:val="7"/>
        </w:numPr>
        <w:contextualSpacing w:val="0"/>
      </w:pPr>
      <w:r w:rsidRPr="00902096">
        <w:rPr>
          <w:sz w:val="22"/>
          <w:szCs w:val="22"/>
        </w:rPr>
        <w:t>C) They will stay the same</w:t>
      </w:r>
    </w:p>
    <w:p w14:paraId="28CE125A" w14:textId="77777777" w:rsidR="00AD3EA8" w:rsidRPr="00902096" w:rsidRDefault="00AD3EA8" w:rsidP="00AD3EA8">
      <w:pPr>
        <w:pStyle w:val="ListParagraph"/>
        <w:numPr>
          <w:ilvl w:val="0"/>
          <w:numId w:val="7"/>
        </w:numPr>
        <w:contextualSpacing w:val="0"/>
      </w:pPr>
      <w:r w:rsidRPr="00902096">
        <w:rPr>
          <w:sz w:val="22"/>
          <w:szCs w:val="22"/>
        </w:rPr>
        <w:t>D) There is no relationship</w:t>
      </w:r>
    </w:p>
    <w:p w14:paraId="04A2E136" w14:textId="77777777" w:rsidR="00AD3EA8" w:rsidRPr="00902096" w:rsidRDefault="00AD3EA8" w:rsidP="00AD3EA8">
      <w:pPr>
        <w:pStyle w:val="ListParagraph"/>
        <w:numPr>
          <w:ilvl w:val="0"/>
          <w:numId w:val="7"/>
        </w:numPr>
        <w:contextualSpacing w:val="0"/>
      </w:pPr>
      <w:r w:rsidRPr="00902096">
        <w:rPr>
          <w:sz w:val="22"/>
          <w:szCs w:val="22"/>
        </w:rPr>
        <w:t>E) Do not know</w:t>
      </w:r>
    </w:p>
    <w:p w14:paraId="77A69846" w14:textId="77777777" w:rsidR="00AD3EA8" w:rsidRPr="00902096" w:rsidRDefault="00AD3EA8" w:rsidP="00AD3EA8">
      <w:pPr>
        <w:spacing w:before="60"/>
      </w:pPr>
      <w:r w:rsidRPr="00902096">
        <w:rPr>
          <w:b/>
          <w:bCs/>
          <w:color w:val="2E7D32"/>
          <w:sz w:val="20"/>
          <w:szCs w:val="20"/>
        </w:rPr>
        <w:t>Correct Answer: B</w:t>
      </w:r>
    </w:p>
    <w:p w14:paraId="4D2CB675" w14:textId="77777777" w:rsidR="00AD3EA8" w:rsidRPr="00902096" w:rsidRDefault="00AD3EA8" w:rsidP="00AD3EA8">
      <w:pPr>
        <w:spacing w:before="240" w:after="120"/>
      </w:pPr>
      <w:r w:rsidRPr="00902096">
        <w:rPr>
          <w:b/>
          <w:bCs/>
        </w:rPr>
        <w:t xml:space="preserve">Question 30. </w:t>
      </w:r>
      <w:r w:rsidRPr="00902096">
        <w:t>An investment with a high return is likely to be high risk. True or false?</w:t>
      </w:r>
      <w:r w:rsidRPr="00902096">
        <w:rPr>
          <w:i/>
          <w:iCs/>
          <w:color w:val="666666"/>
          <w:sz w:val="20"/>
          <w:szCs w:val="20"/>
        </w:rPr>
        <w:t xml:space="preserve"> [Investing]</w:t>
      </w:r>
    </w:p>
    <w:p w14:paraId="4760781A" w14:textId="77777777" w:rsidR="00AD3EA8" w:rsidRPr="00902096" w:rsidRDefault="00AD3EA8" w:rsidP="00AD3EA8">
      <w:pPr>
        <w:pStyle w:val="ListParagraph"/>
        <w:numPr>
          <w:ilvl w:val="0"/>
          <w:numId w:val="7"/>
        </w:numPr>
        <w:contextualSpacing w:val="0"/>
      </w:pPr>
      <w:r w:rsidRPr="00902096">
        <w:rPr>
          <w:sz w:val="22"/>
          <w:szCs w:val="22"/>
        </w:rPr>
        <w:t>A) True</w:t>
      </w:r>
    </w:p>
    <w:p w14:paraId="5AEC4FDD" w14:textId="77777777" w:rsidR="00AD3EA8" w:rsidRPr="00902096" w:rsidRDefault="00AD3EA8" w:rsidP="00AD3EA8">
      <w:pPr>
        <w:pStyle w:val="ListParagraph"/>
        <w:numPr>
          <w:ilvl w:val="0"/>
          <w:numId w:val="7"/>
        </w:numPr>
        <w:contextualSpacing w:val="0"/>
      </w:pPr>
      <w:r w:rsidRPr="00902096">
        <w:rPr>
          <w:sz w:val="22"/>
          <w:szCs w:val="22"/>
        </w:rPr>
        <w:t>B) False</w:t>
      </w:r>
    </w:p>
    <w:p w14:paraId="36C0C9FF" w14:textId="77777777" w:rsidR="00AD3EA8" w:rsidRPr="00902096" w:rsidRDefault="00AD3EA8" w:rsidP="00AD3EA8">
      <w:pPr>
        <w:pStyle w:val="ListParagraph"/>
        <w:numPr>
          <w:ilvl w:val="0"/>
          <w:numId w:val="7"/>
        </w:numPr>
        <w:contextualSpacing w:val="0"/>
      </w:pPr>
      <w:r w:rsidRPr="00902096">
        <w:rPr>
          <w:sz w:val="22"/>
          <w:szCs w:val="22"/>
        </w:rPr>
        <w:t>C) Do not know</w:t>
      </w:r>
    </w:p>
    <w:p w14:paraId="1D120704" w14:textId="77777777" w:rsidR="00AD3EA8" w:rsidRPr="00902096" w:rsidRDefault="00AD3EA8" w:rsidP="00AD3EA8">
      <w:pPr>
        <w:spacing w:before="60"/>
      </w:pPr>
      <w:r w:rsidRPr="00902096">
        <w:rPr>
          <w:b/>
          <w:bCs/>
          <w:color w:val="2E7D32"/>
          <w:sz w:val="20"/>
          <w:szCs w:val="20"/>
        </w:rPr>
        <w:t>Correct Answer: A</w:t>
      </w:r>
    </w:p>
    <w:p w14:paraId="57A3F3F3" w14:textId="77777777" w:rsidR="00AD3EA8" w:rsidRPr="00902096" w:rsidRDefault="00AD3EA8" w:rsidP="00AD3EA8">
      <w:pPr>
        <w:spacing w:before="240" w:after="120"/>
      </w:pPr>
      <w:r w:rsidRPr="00902096">
        <w:rPr>
          <w:b/>
          <w:bCs/>
        </w:rPr>
        <w:t xml:space="preserve">Question 31. </w:t>
      </w:r>
      <w:r w:rsidRPr="00902096">
        <w:t>Which of the following best describes what the stock market does?</w:t>
      </w:r>
      <w:r w:rsidRPr="00902096">
        <w:rPr>
          <w:i/>
          <w:iCs/>
          <w:color w:val="666666"/>
          <w:sz w:val="20"/>
          <w:szCs w:val="20"/>
        </w:rPr>
        <w:t xml:space="preserve"> [Investing]</w:t>
      </w:r>
    </w:p>
    <w:p w14:paraId="47D2A6C4" w14:textId="77777777" w:rsidR="00AD3EA8" w:rsidRPr="00902096" w:rsidRDefault="00AD3EA8" w:rsidP="00AD3EA8">
      <w:pPr>
        <w:pStyle w:val="ListParagraph"/>
        <w:numPr>
          <w:ilvl w:val="0"/>
          <w:numId w:val="7"/>
        </w:numPr>
        <w:contextualSpacing w:val="0"/>
      </w:pPr>
      <w:r w:rsidRPr="00902096">
        <w:rPr>
          <w:sz w:val="22"/>
          <w:szCs w:val="22"/>
        </w:rPr>
        <w:t>A) Results in a gain in wealth for investors</w:t>
      </w:r>
    </w:p>
    <w:p w14:paraId="77547FD9" w14:textId="77777777" w:rsidR="00AD3EA8" w:rsidRPr="00902096" w:rsidRDefault="00AD3EA8" w:rsidP="00AD3EA8">
      <w:pPr>
        <w:pStyle w:val="ListParagraph"/>
        <w:numPr>
          <w:ilvl w:val="0"/>
          <w:numId w:val="7"/>
        </w:numPr>
        <w:contextualSpacing w:val="0"/>
      </w:pPr>
      <w:r w:rsidRPr="00902096">
        <w:rPr>
          <w:sz w:val="22"/>
          <w:szCs w:val="22"/>
        </w:rPr>
        <w:t>B) Creates liquidity by guaranteeing investors a profit</w:t>
      </w:r>
    </w:p>
    <w:p w14:paraId="7FB98F14" w14:textId="77777777" w:rsidR="00AD3EA8" w:rsidRPr="00902096" w:rsidRDefault="00AD3EA8" w:rsidP="00AD3EA8">
      <w:pPr>
        <w:pStyle w:val="ListParagraph"/>
        <w:numPr>
          <w:ilvl w:val="0"/>
          <w:numId w:val="7"/>
        </w:numPr>
        <w:contextualSpacing w:val="0"/>
      </w:pPr>
      <w:r w:rsidRPr="00902096">
        <w:rPr>
          <w:sz w:val="22"/>
          <w:szCs w:val="22"/>
        </w:rPr>
        <w:t>C) Brings people who want to buy stocks together with those who want to sell stocks</w:t>
      </w:r>
    </w:p>
    <w:p w14:paraId="0CB2FE03" w14:textId="77777777" w:rsidR="00AD3EA8" w:rsidRPr="00902096" w:rsidRDefault="00AD3EA8" w:rsidP="00AD3EA8">
      <w:pPr>
        <w:pStyle w:val="ListParagraph"/>
        <w:numPr>
          <w:ilvl w:val="0"/>
          <w:numId w:val="7"/>
        </w:numPr>
        <w:contextualSpacing w:val="0"/>
      </w:pPr>
      <w:r w:rsidRPr="00902096">
        <w:rPr>
          <w:sz w:val="22"/>
          <w:szCs w:val="22"/>
        </w:rPr>
        <w:t>D) Do not know</w:t>
      </w:r>
    </w:p>
    <w:p w14:paraId="49C7636D" w14:textId="77777777" w:rsidR="00AD3EA8" w:rsidRPr="00902096" w:rsidRDefault="00AD3EA8" w:rsidP="00AD3EA8">
      <w:pPr>
        <w:spacing w:before="60"/>
      </w:pPr>
      <w:r w:rsidRPr="00902096">
        <w:rPr>
          <w:b/>
          <w:bCs/>
          <w:color w:val="2E7D32"/>
          <w:sz w:val="20"/>
          <w:szCs w:val="20"/>
        </w:rPr>
        <w:t>Correct Answer: C</w:t>
      </w:r>
    </w:p>
    <w:p w14:paraId="013E1821" w14:textId="77777777" w:rsidR="00AD3EA8" w:rsidRPr="00902096" w:rsidRDefault="00AD3EA8" w:rsidP="00AD3EA8">
      <w:pPr>
        <w:spacing w:before="240" w:after="120"/>
      </w:pPr>
      <w:r w:rsidRPr="00902096">
        <w:rPr>
          <w:b/>
          <w:bCs/>
        </w:rPr>
        <w:t xml:space="preserve">Question 32. </w:t>
      </w:r>
      <w:r w:rsidRPr="00902096">
        <w:t xml:space="preserve">Considering a long </w:t>
      </w:r>
      <w:proofErr w:type="gramStart"/>
      <w:r w:rsidRPr="00902096">
        <w:t>time period</w:t>
      </w:r>
      <w:proofErr w:type="gramEnd"/>
      <w:r w:rsidRPr="00902096">
        <w:t xml:space="preserve"> (e.g., 10-20 years), which asset normally gives the highest return?</w:t>
      </w:r>
      <w:r w:rsidRPr="00902096">
        <w:rPr>
          <w:i/>
          <w:iCs/>
          <w:color w:val="666666"/>
          <w:sz w:val="20"/>
          <w:szCs w:val="20"/>
        </w:rPr>
        <w:t xml:space="preserve"> [Investing]</w:t>
      </w:r>
    </w:p>
    <w:p w14:paraId="4630610F" w14:textId="77777777" w:rsidR="00AD3EA8" w:rsidRPr="00902096" w:rsidRDefault="00AD3EA8" w:rsidP="00AD3EA8">
      <w:pPr>
        <w:pStyle w:val="ListParagraph"/>
        <w:numPr>
          <w:ilvl w:val="0"/>
          <w:numId w:val="7"/>
        </w:numPr>
        <w:contextualSpacing w:val="0"/>
      </w:pPr>
      <w:r w:rsidRPr="00902096">
        <w:rPr>
          <w:sz w:val="22"/>
          <w:szCs w:val="22"/>
        </w:rPr>
        <w:t>A) Savings accounts</w:t>
      </w:r>
    </w:p>
    <w:p w14:paraId="490869B2" w14:textId="77777777" w:rsidR="00AD3EA8" w:rsidRPr="00902096" w:rsidRDefault="00AD3EA8" w:rsidP="00AD3EA8">
      <w:pPr>
        <w:pStyle w:val="ListParagraph"/>
        <w:numPr>
          <w:ilvl w:val="0"/>
          <w:numId w:val="7"/>
        </w:numPr>
        <w:contextualSpacing w:val="0"/>
      </w:pPr>
      <w:r w:rsidRPr="00902096">
        <w:rPr>
          <w:sz w:val="22"/>
          <w:szCs w:val="22"/>
        </w:rPr>
        <w:t>B) Bonds</w:t>
      </w:r>
    </w:p>
    <w:p w14:paraId="62CBB085" w14:textId="77777777" w:rsidR="00AD3EA8" w:rsidRPr="00902096" w:rsidRDefault="00AD3EA8" w:rsidP="00AD3EA8">
      <w:pPr>
        <w:pStyle w:val="ListParagraph"/>
        <w:numPr>
          <w:ilvl w:val="0"/>
          <w:numId w:val="7"/>
        </w:numPr>
        <w:contextualSpacing w:val="0"/>
      </w:pPr>
      <w:r w:rsidRPr="00902096">
        <w:rPr>
          <w:sz w:val="22"/>
          <w:szCs w:val="22"/>
        </w:rPr>
        <w:t>C) Stocks</w:t>
      </w:r>
    </w:p>
    <w:p w14:paraId="3B3FDCDF" w14:textId="77777777" w:rsidR="00AD3EA8" w:rsidRPr="00902096" w:rsidRDefault="00AD3EA8" w:rsidP="00AD3EA8">
      <w:pPr>
        <w:pStyle w:val="ListParagraph"/>
        <w:numPr>
          <w:ilvl w:val="0"/>
          <w:numId w:val="7"/>
        </w:numPr>
        <w:contextualSpacing w:val="0"/>
      </w:pPr>
      <w:r w:rsidRPr="00902096">
        <w:rPr>
          <w:sz w:val="22"/>
          <w:szCs w:val="22"/>
        </w:rPr>
        <w:t>D) Do not know</w:t>
      </w:r>
    </w:p>
    <w:p w14:paraId="1C0928D6" w14:textId="77777777" w:rsidR="00AD3EA8" w:rsidRPr="00902096" w:rsidRDefault="00AD3EA8" w:rsidP="00AD3EA8">
      <w:pPr>
        <w:spacing w:before="60"/>
      </w:pPr>
      <w:r w:rsidRPr="00902096">
        <w:rPr>
          <w:b/>
          <w:bCs/>
          <w:color w:val="2E7D32"/>
          <w:sz w:val="20"/>
          <w:szCs w:val="20"/>
        </w:rPr>
        <w:t>Correct Answer: C</w:t>
      </w:r>
    </w:p>
    <w:p w14:paraId="26705AB5" w14:textId="77777777" w:rsidR="00AD3EA8" w:rsidRPr="00902096" w:rsidRDefault="00AD3EA8" w:rsidP="00AD3EA8">
      <w:pPr>
        <w:spacing w:before="240" w:after="120"/>
      </w:pPr>
      <w:r w:rsidRPr="00902096">
        <w:rPr>
          <w:b/>
          <w:bCs/>
        </w:rPr>
        <w:t xml:space="preserve">Question 33. </w:t>
      </w:r>
      <w:r w:rsidRPr="00902096">
        <w:t>In the BIG BUCKS LOTTERY, the chance of winning a $10 prize is 1%. What is your best guess about how many people would win a $10 prize if 1,000 people each buy a single ticket?</w:t>
      </w:r>
      <w:r w:rsidRPr="00902096">
        <w:rPr>
          <w:i/>
          <w:iCs/>
          <w:color w:val="666666"/>
          <w:sz w:val="20"/>
          <w:szCs w:val="20"/>
        </w:rPr>
        <w:t xml:space="preserve"> [Basic Probability - Percentage to Frequency]</w:t>
      </w:r>
    </w:p>
    <w:p w14:paraId="3F5497BD" w14:textId="77777777" w:rsidR="00AD3EA8" w:rsidRPr="00902096" w:rsidRDefault="00AD3EA8" w:rsidP="00AD3EA8">
      <w:pPr>
        <w:pStyle w:val="ListParagraph"/>
        <w:numPr>
          <w:ilvl w:val="0"/>
          <w:numId w:val="7"/>
        </w:numPr>
        <w:contextualSpacing w:val="0"/>
      </w:pPr>
      <w:r w:rsidRPr="00902096">
        <w:rPr>
          <w:sz w:val="22"/>
          <w:szCs w:val="22"/>
        </w:rPr>
        <w:t>A) 5</w:t>
      </w:r>
    </w:p>
    <w:p w14:paraId="2B4DFA2A" w14:textId="77777777" w:rsidR="00AD3EA8" w:rsidRPr="00902096" w:rsidRDefault="00AD3EA8" w:rsidP="00AD3EA8">
      <w:pPr>
        <w:pStyle w:val="ListParagraph"/>
        <w:numPr>
          <w:ilvl w:val="0"/>
          <w:numId w:val="7"/>
        </w:numPr>
        <w:contextualSpacing w:val="0"/>
      </w:pPr>
      <w:r w:rsidRPr="00902096">
        <w:rPr>
          <w:sz w:val="22"/>
          <w:szCs w:val="22"/>
        </w:rPr>
        <w:t>B) 8</w:t>
      </w:r>
    </w:p>
    <w:p w14:paraId="6982E231" w14:textId="77777777" w:rsidR="00AD3EA8" w:rsidRPr="00902096" w:rsidRDefault="00AD3EA8" w:rsidP="00AD3EA8">
      <w:pPr>
        <w:pStyle w:val="ListParagraph"/>
        <w:numPr>
          <w:ilvl w:val="0"/>
          <w:numId w:val="7"/>
        </w:numPr>
        <w:contextualSpacing w:val="0"/>
      </w:pPr>
      <w:r w:rsidRPr="00902096">
        <w:rPr>
          <w:sz w:val="22"/>
          <w:szCs w:val="22"/>
        </w:rPr>
        <w:t>C) 10</w:t>
      </w:r>
    </w:p>
    <w:p w14:paraId="5D2C4FD6" w14:textId="77777777" w:rsidR="00AD3EA8" w:rsidRPr="00902096" w:rsidRDefault="00AD3EA8" w:rsidP="00AD3EA8">
      <w:pPr>
        <w:pStyle w:val="ListParagraph"/>
        <w:numPr>
          <w:ilvl w:val="0"/>
          <w:numId w:val="7"/>
        </w:numPr>
        <w:contextualSpacing w:val="0"/>
      </w:pPr>
      <w:r w:rsidRPr="00902096">
        <w:rPr>
          <w:sz w:val="22"/>
          <w:szCs w:val="22"/>
        </w:rPr>
        <w:t>D) 12</w:t>
      </w:r>
    </w:p>
    <w:p w14:paraId="07FF9D03" w14:textId="77777777" w:rsidR="00AD3EA8" w:rsidRPr="00902096" w:rsidRDefault="00AD3EA8" w:rsidP="00AD3EA8">
      <w:pPr>
        <w:pStyle w:val="ListParagraph"/>
        <w:numPr>
          <w:ilvl w:val="0"/>
          <w:numId w:val="7"/>
        </w:numPr>
        <w:contextualSpacing w:val="0"/>
      </w:pPr>
      <w:r w:rsidRPr="00902096">
        <w:rPr>
          <w:sz w:val="22"/>
          <w:szCs w:val="22"/>
        </w:rPr>
        <w:t>E) Do not know</w:t>
      </w:r>
    </w:p>
    <w:p w14:paraId="74372E84" w14:textId="77777777" w:rsidR="00AD3EA8" w:rsidRPr="00902096" w:rsidRDefault="00AD3EA8" w:rsidP="00AD3EA8">
      <w:pPr>
        <w:spacing w:before="60"/>
      </w:pPr>
      <w:r w:rsidRPr="00902096">
        <w:rPr>
          <w:b/>
          <w:bCs/>
          <w:color w:val="2E7D32"/>
          <w:sz w:val="20"/>
          <w:szCs w:val="20"/>
        </w:rPr>
        <w:t>Correct Answer: C</w:t>
      </w:r>
    </w:p>
    <w:p w14:paraId="0400612A" w14:textId="77777777" w:rsidR="00AD3EA8" w:rsidRPr="00902096" w:rsidRDefault="00AD3EA8" w:rsidP="00AD3EA8">
      <w:pPr>
        <w:spacing w:before="240" w:after="120"/>
      </w:pPr>
      <w:r w:rsidRPr="00902096">
        <w:rPr>
          <w:b/>
          <w:bCs/>
        </w:rPr>
        <w:lastRenderedPageBreak/>
        <w:t xml:space="preserve">Question 34. </w:t>
      </w:r>
      <w:r w:rsidRPr="00902096">
        <w:t>When an investor spreads money among different assets, does the risk of losing money usually increase, decrease, or stay the same?</w:t>
      </w:r>
      <w:r w:rsidRPr="00902096">
        <w:rPr>
          <w:i/>
          <w:iCs/>
          <w:color w:val="666666"/>
          <w:sz w:val="20"/>
          <w:szCs w:val="20"/>
        </w:rPr>
        <w:t xml:space="preserve"> [Investment Risk - Diversification Effect]</w:t>
      </w:r>
    </w:p>
    <w:p w14:paraId="1D9C2841" w14:textId="77777777" w:rsidR="00AD3EA8" w:rsidRPr="00902096" w:rsidRDefault="00AD3EA8" w:rsidP="00AD3EA8">
      <w:pPr>
        <w:pStyle w:val="ListParagraph"/>
        <w:numPr>
          <w:ilvl w:val="0"/>
          <w:numId w:val="7"/>
        </w:numPr>
        <w:contextualSpacing w:val="0"/>
      </w:pPr>
      <w:r w:rsidRPr="00902096">
        <w:rPr>
          <w:sz w:val="22"/>
          <w:szCs w:val="22"/>
        </w:rPr>
        <w:t>A) Increase</w:t>
      </w:r>
    </w:p>
    <w:p w14:paraId="0AC10E99" w14:textId="77777777" w:rsidR="00AD3EA8" w:rsidRPr="00902096" w:rsidRDefault="00AD3EA8" w:rsidP="00AD3EA8">
      <w:pPr>
        <w:pStyle w:val="ListParagraph"/>
        <w:numPr>
          <w:ilvl w:val="0"/>
          <w:numId w:val="7"/>
        </w:numPr>
        <w:contextualSpacing w:val="0"/>
      </w:pPr>
      <w:r w:rsidRPr="00902096">
        <w:rPr>
          <w:sz w:val="22"/>
          <w:szCs w:val="22"/>
        </w:rPr>
        <w:t>B) Decrease</w:t>
      </w:r>
    </w:p>
    <w:p w14:paraId="2B59B3EA" w14:textId="77777777" w:rsidR="00AD3EA8" w:rsidRPr="00902096" w:rsidRDefault="00AD3EA8" w:rsidP="00AD3EA8">
      <w:pPr>
        <w:pStyle w:val="ListParagraph"/>
        <w:numPr>
          <w:ilvl w:val="0"/>
          <w:numId w:val="7"/>
        </w:numPr>
        <w:contextualSpacing w:val="0"/>
      </w:pPr>
      <w:r w:rsidRPr="00902096">
        <w:rPr>
          <w:sz w:val="22"/>
          <w:szCs w:val="22"/>
        </w:rPr>
        <w:t>C) Stay the same</w:t>
      </w:r>
    </w:p>
    <w:p w14:paraId="2B57D18E" w14:textId="77777777" w:rsidR="00AD3EA8" w:rsidRPr="00902096" w:rsidRDefault="00AD3EA8" w:rsidP="00AD3EA8">
      <w:pPr>
        <w:pStyle w:val="ListParagraph"/>
        <w:numPr>
          <w:ilvl w:val="0"/>
          <w:numId w:val="7"/>
        </w:numPr>
        <w:contextualSpacing w:val="0"/>
      </w:pPr>
      <w:r w:rsidRPr="00902096">
        <w:rPr>
          <w:sz w:val="22"/>
          <w:szCs w:val="22"/>
        </w:rPr>
        <w:t>D) Do not know</w:t>
      </w:r>
    </w:p>
    <w:p w14:paraId="630EFB3E" w14:textId="77777777" w:rsidR="00AD3EA8" w:rsidRPr="00902096" w:rsidRDefault="00AD3EA8" w:rsidP="00AD3EA8">
      <w:pPr>
        <w:spacing w:before="60"/>
      </w:pPr>
      <w:r w:rsidRPr="00902096">
        <w:rPr>
          <w:b/>
          <w:bCs/>
          <w:color w:val="2E7D32"/>
          <w:sz w:val="20"/>
          <w:szCs w:val="20"/>
        </w:rPr>
        <w:t>Correct Answer: B</w:t>
      </w:r>
    </w:p>
    <w:p w14:paraId="50C95E60" w14:textId="77777777" w:rsidR="00AD3EA8" w:rsidRPr="00902096" w:rsidRDefault="00AD3EA8" w:rsidP="00AD3EA8">
      <w:pPr>
        <w:spacing w:before="240" w:after="120"/>
      </w:pPr>
      <w:r w:rsidRPr="00902096">
        <w:rPr>
          <w:b/>
          <w:bCs/>
        </w:rPr>
        <w:t xml:space="preserve">Question 35. </w:t>
      </w:r>
      <w:r w:rsidRPr="00902096">
        <w:t>If someone offers you the chance to make a lot of money, it is likely that there is also a chance that you will lose a lot of money. True or false?</w:t>
      </w:r>
      <w:r w:rsidRPr="00902096">
        <w:rPr>
          <w:i/>
          <w:iCs/>
          <w:color w:val="666666"/>
          <w:sz w:val="20"/>
          <w:szCs w:val="20"/>
        </w:rPr>
        <w:t xml:space="preserve"> [Investment Risk - Risk-Return Relationship]</w:t>
      </w:r>
    </w:p>
    <w:p w14:paraId="58367572" w14:textId="77777777" w:rsidR="00AD3EA8" w:rsidRPr="00902096" w:rsidRDefault="00AD3EA8" w:rsidP="00AD3EA8">
      <w:pPr>
        <w:pStyle w:val="ListParagraph"/>
        <w:numPr>
          <w:ilvl w:val="0"/>
          <w:numId w:val="7"/>
        </w:numPr>
        <w:contextualSpacing w:val="0"/>
      </w:pPr>
      <w:r w:rsidRPr="00902096">
        <w:rPr>
          <w:sz w:val="22"/>
          <w:szCs w:val="22"/>
        </w:rPr>
        <w:t>A) True</w:t>
      </w:r>
    </w:p>
    <w:p w14:paraId="3C4477D2" w14:textId="77777777" w:rsidR="00AD3EA8" w:rsidRPr="00902096" w:rsidRDefault="00AD3EA8" w:rsidP="00AD3EA8">
      <w:pPr>
        <w:pStyle w:val="ListParagraph"/>
        <w:numPr>
          <w:ilvl w:val="0"/>
          <w:numId w:val="7"/>
        </w:numPr>
        <w:contextualSpacing w:val="0"/>
      </w:pPr>
      <w:r w:rsidRPr="00902096">
        <w:rPr>
          <w:sz w:val="22"/>
          <w:szCs w:val="22"/>
        </w:rPr>
        <w:t>B) False</w:t>
      </w:r>
    </w:p>
    <w:p w14:paraId="29B5923A" w14:textId="77777777" w:rsidR="00AD3EA8" w:rsidRPr="00902096" w:rsidRDefault="00AD3EA8" w:rsidP="00AD3EA8">
      <w:pPr>
        <w:pStyle w:val="ListParagraph"/>
        <w:numPr>
          <w:ilvl w:val="0"/>
          <w:numId w:val="7"/>
        </w:numPr>
        <w:contextualSpacing w:val="0"/>
      </w:pPr>
      <w:r w:rsidRPr="00902096">
        <w:rPr>
          <w:sz w:val="22"/>
          <w:szCs w:val="22"/>
        </w:rPr>
        <w:t>C) Do not know</w:t>
      </w:r>
    </w:p>
    <w:p w14:paraId="35B773DE" w14:textId="77777777" w:rsidR="00AD3EA8" w:rsidRPr="00902096" w:rsidRDefault="00AD3EA8" w:rsidP="00AD3EA8">
      <w:pPr>
        <w:spacing w:before="60"/>
      </w:pPr>
      <w:r w:rsidRPr="00902096">
        <w:rPr>
          <w:b/>
          <w:bCs/>
          <w:color w:val="2E7D32"/>
          <w:sz w:val="20"/>
          <w:szCs w:val="20"/>
        </w:rPr>
        <w:t>Correct Answer: A</w:t>
      </w:r>
    </w:p>
    <w:p w14:paraId="59E4D959" w14:textId="77777777" w:rsidR="00AD3EA8" w:rsidRPr="00902096" w:rsidRDefault="00AD3EA8" w:rsidP="00AD3EA8">
      <w:pPr>
        <w:spacing w:before="240" w:after="120"/>
      </w:pPr>
      <w:r w:rsidRPr="00902096">
        <w:rPr>
          <w:b/>
          <w:bCs/>
        </w:rPr>
        <w:t xml:space="preserve">Question 36. </w:t>
      </w:r>
      <w:r w:rsidRPr="00902096">
        <w:t xml:space="preserve">True or false: It is less likely that you will lose </w:t>
      </w:r>
      <w:proofErr w:type="gramStart"/>
      <w:r w:rsidRPr="00902096">
        <w:t>all of</w:t>
      </w:r>
      <w:proofErr w:type="gramEnd"/>
      <w:r w:rsidRPr="00902096">
        <w:t xml:space="preserve"> your money if you save it in more than one place.</w:t>
      </w:r>
      <w:r w:rsidRPr="00902096">
        <w:rPr>
          <w:i/>
          <w:iCs/>
          <w:color w:val="666666"/>
          <w:sz w:val="20"/>
          <w:szCs w:val="20"/>
        </w:rPr>
        <w:t xml:space="preserve"> [Risk Management - Diversification Principle]</w:t>
      </w:r>
    </w:p>
    <w:p w14:paraId="3B731309" w14:textId="77777777" w:rsidR="00AD3EA8" w:rsidRPr="00902096" w:rsidRDefault="00AD3EA8" w:rsidP="00AD3EA8">
      <w:pPr>
        <w:pStyle w:val="ListParagraph"/>
        <w:numPr>
          <w:ilvl w:val="0"/>
          <w:numId w:val="7"/>
        </w:numPr>
        <w:contextualSpacing w:val="0"/>
      </w:pPr>
      <w:r w:rsidRPr="00902096">
        <w:rPr>
          <w:sz w:val="22"/>
          <w:szCs w:val="22"/>
        </w:rPr>
        <w:t>A) True</w:t>
      </w:r>
    </w:p>
    <w:p w14:paraId="48AE02BB" w14:textId="77777777" w:rsidR="00AD3EA8" w:rsidRPr="00902096" w:rsidRDefault="00AD3EA8" w:rsidP="00AD3EA8">
      <w:pPr>
        <w:pStyle w:val="ListParagraph"/>
        <w:numPr>
          <w:ilvl w:val="0"/>
          <w:numId w:val="7"/>
        </w:numPr>
        <w:contextualSpacing w:val="0"/>
      </w:pPr>
      <w:r w:rsidRPr="00902096">
        <w:rPr>
          <w:sz w:val="22"/>
          <w:szCs w:val="22"/>
        </w:rPr>
        <w:t>B) False</w:t>
      </w:r>
    </w:p>
    <w:p w14:paraId="56AB9E31" w14:textId="77777777" w:rsidR="00AD3EA8" w:rsidRPr="00902096" w:rsidRDefault="00AD3EA8" w:rsidP="00AD3EA8">
      <w:pPr>
        <w:pStyle w:val="ListParagraph"/>
        <w:numPr>
          <w:ilvl w:val="0"/>
          <w:numId w:val="7"/>
        </w:numPr>
        <w:contextualSpacing w:val="0"/>
      </w:pPr>
      <w:r w:rsidRPr="00902096">
        <w:rPr>
          <w:sz w:val="22"/>
          <w:szCs w:val="22"/>
        </w:rPr>
        <w:t>C) Do not know</w:t>
      </w:r>
    </w:p>
    <w:p w14:paraId="10E0AAF9" w14:textId="77777777" w:rsidR="00AD3EA8" w:rsidRPr="00902096" w:rsidRDefault="00AD3EA8" w:rsidP="00AD3EA8">
      <w:pPr>
        <w:spacing w:before="60"/>
      </w:pPr>
      <w:r w:rsidRPr="00902096">
        <w:rPr>
          <w:b/>
          <w:bCs/>
          <w:color w:val="2E7D32"/>
          <w:sz w:val="20"/>
          <w:szCs w:val="20"/>
        </w:rPr>
        <w:t>Correct Answer: A</w:t>
      </w:r>
    </w:p>
    <w:p w14:paraId="160BDEE3" w14:textId="77777777" w:rsidR="00AD3EA8" w:rsidRPr="00902096" w:rsidRDefault="00AD3EA8" w:rsidP="00AD3EA8">
      <w:pPr>
        <w:spacing w:before="240" w:after="120"/>
      </w:pPr>
      <w:r w:rsidRPr="00902096">
        <w:rPr>
          <w:b/>
          <w:bCs/>
        </w:rPr>
        <w:t xml:space="preserve">Question 37. </w:t>
      </w:r>
      <w:r w:rsidRPr="00902096">
        <w:t>Which of the following insurance policies is most likely to protect you if you cause an accident that injures someone?</w:t>
      </w:r>
      <w:r w:rsidRPr="00902096">
        <w:rPr>
          <w:i/>
          <w:iCs/>
          <w:color w:val="666666"/>
          <w:sz w:val="20"/>
          <w:szCs w:val="20"/>
        </w:rPr>
        <w:t xml:space="preserve"> [Risk Management - Insurance]</w:t>
      </w:r>
    </w:p>
    <w:p w14:paraId="6072686E" w14:textId="77777777" w:rsidR="00AD3EA8" w:rsidRPr="00902096" w:rsidRDefault="00AD3EA8" w:rsidP="00AD3EA8">
      <w:pPr>
        <w:pStyle w:val="ListParagraph"/>
        <w:numPr>
          <w:ilvl w:val="0"/>
          <w:numId w:val="7"/>
        </w:numPr>
        <w:contextualSpacing w:val="0"/>
      </w:pPr>
      <w:r w:rsidRPr="00902096">
        <w:rPr>
          <w:sz w:val="22"/>
          <w:szCs w:val="22"/>
        </w:rPr>
        <w:t>A) Health insurance</w:t>
      </w:r>
    </w:p>
    <w:p w14:paraId="201D261F" w14:textId="77777777" w:rsidR="00AD3EA8" w:rsidRPr="00902096" w:rsidRDefault="00AD3EA8" w:rsidP="00AD3EA8">
      <w:pPr>
        <w:pStyle w:val="ListParagraph"/>
        <w:numPr>
          <w:ilvl w:val="0"/>
          <w:numId w:val="7"/>
        </w:numPr>
        <w:contextualSpacing w:val="0"/>
      </w:pPr>
      <w:r w:rsidRPr="00902096">
        <w:rPr>
          <w:sz w:val="22"/>
          <w:szCs w:val="22"/>
        </w:rPr>
        <w:t>B) Homeowner's or renter's insurance</w:t>
      </w:r>
    </w:p>
    <w:p w14:paraId="194C24CB" w14:textId="77777777" w:rsidR="00AD3EA8" w:rsidRPr="00902096" w:rsidRDefault="00AD3EA8" w:rsidP="00AD3EA8">
      <w:pPr>
        <w:pStyle w:val="ListParagraph"/>
        <w:numPr>
          <w:ilvl w:val="0"/>
          <w:numId w:val="7"/>
        </w:numPr>
        <w:contextualSpacing w:val="0"/>
      </w:pPr>
      <w:r w:rsidRPr="00902096">
        <w:rPr>
          <w:sz w:val="22"/>
          <w:szCs w:val="22"/>
        </w:rPr>
        <w:t>C) Auto insurance liability coverage</w:t>
      </w:r>
    </w:p>
    <w:p w14:paraId="192C35B2" w14:textId="77777777" w:rsidR="00AD3EA8" w:rsidRPr="00902096" w:rsidRDefault="00AD3EA8" w:rsidP="00AD3EA8">
      <w:pPr>
        <w:pStyle w:val="ListParagraph"/>
        <w:numPr>
          <w:ilvl w:val="0"/>
          <w:numId w:val="7"/>
        </w:numPr>
        <w:contextualSpacing w:val="0"/>
      </w:pPr>
      <w:r w:rsidRPr="00902096">
        <w:rPr>
          <w:sz w:val="22"/>
          <w:szCs w:val="22"/>
        </w:rPr>
        <w:t>D) Do not know</w:t>
      </w:r>
    </w:p>
    <w:p w14:paraId="5014BF1C" w14:textId="77777777" w:rsidR="00AD3EA8" w:rsidRPr="00902096" w:rsidRDefault="00AD3EA8" w:rsidP="00AD3EA8">
      <w:pPr>
        <w:spacing w:before="60"/>
      </w:pPr>
      <w:r w:rsidRPr="00902096">
        <w:rPr>
          <w:b/>
          <w:bCs/>
          <w:color w:val="2E7D32"/>
          <w:sz w:val="20"/>
          <w:szCs w:val="20"/>
        </w:rPr>
        <w:t>Correct Answer: C</w:t>
      </w:r>
    </w:p>
    <w:p w14:paraId="46F48005" w14:textId="77777777" w:rsidR="00AD3EA8" w:rsidRPr="00902096" w:rsidRDefault="00AD3EA8" w:rsidP="00AD3EA8">
      <w:pPr>
        <w:spacing w:before="240" w:after="120"/>
      </w:pPr>
      <w:r w:rsidRPr="00902096">
        <w:rPr>
          <w:b/>
          <w:bCs/>
        </w:rPr>
        <w:t xml:space="preserve">Question 38. </w:t>
      </w:r>
      <w:r w:rsidRPr="00902096">
        <w:t>Which of the following types of investment would best protect the purchasing power of a family's savings in the event of a sudden increase in inflation?</w:t>
      </w:r>
      <w:r w:rsidRPr="00902096">
        <w:rPr>
          <w:i/>
          <w:iCs/>
          <w:color w:val="666666"/>
          <w:sz w:val="20"/>
          <w:szCs w:val="20"/>
        </w:rPr>
        <w:t xml:space="preserve"> [Investment Risk - Inflation Risk]</w:t>
      </w:r>
    </w:p>
    <w:p w14:paraId="2CE01A68" w14:textId="77777777" w:rsidR="00AD3EA8" w:rsidRPr="00902096" w:rsidRDefault="00AD3EA8" w:rsidP="00AD3EA8">
      <w:pPr>
        <w:pStyle w:val="ListParagraph"/>
        <w:numPr>
          <w:ilvl w:val="0"/>
          <w:numId w:val="7"/>
        </w:numPr>
        <w:contextualSpacing w:val="0"/>
      </w:pPr>
      <w:r w:rsidRPr="00902096">
        <w:rPr>
          <w:sz w:val="22"/>
          <w:szCs w:val="22"/>
        </w:rPr>
        <w:t>A) A 10-year bond paying a fixed rate of interest</w:t>
      </w:r>
    </w:p>
    <w:p w14:paraId="2C61D269" w14:textId="77777777" w:rsidR="00AD3EA8" w:rsidRPr="00902096" w:rsidRDefault="00AD3EA8" w:rsidP="00AD3EA8">
      <w:pPr>
        <w:pStyle w:val="ListParagraph"/>
        <w:numPr>
          <w:ilvl w:val="0"/>
          <w:numId w:val="7"/>
        </w:numPr>
        <w:contextualSpacing w:val="0"/>
      </w:pPr>
      <w:r w:rsidRPr="00902096">
        <w:rPr>
          <w:sz w:val="22"/>
          <w:szCs w:val="22"/>
        </w:rPr>
        <w:t>B) A certificate of deposit at a bank</w:t>
      </w:r>
    </w:p>
    <w:p w14:paraId="3FD1DCB0" w14:textId="77777777" w:rsidR="00AD3EA8" w:rsidRPr="00902096" w:rsidRDefault="00AD3EA8" w:rsidP="00AD3EA8">
      <w:pPr>
        <w:pStyle w:val="ListParagraph"/>
        <w:numPr>
          <w:ilvl w:val="0"/>
          <w:numId w:val="7"/>
        </w:numPr>
        <w:contextualSpacing w:val="0"/>
      </w:pPr>
      <w:r w:rsidRPr="00902096">
        <w:rPr>
          <w:sz w:val="22"/>
          <w:szCs w:val="22"/>
        </w:rPr>
        <w:t>C) A 25-year home mortgage at a fixed rate</w:t>
      </w:r>
    </w:p>
    <w:p w14:paraId="710C1DE8" w14:textId="77777777" w:rsidR="00AD3EA8" w:rsidRPr="00902096" w:rsidRDefault="00AD3EA8" w:rsidP="00AD3EA8">
      <w:pPr>
        <w:pStyle w:val="ListParagraph"/>
        <w:numPr>
          <w:ilvl w:val="0"/>
          <w:numId w:val="7"/>
        </w:numPr>
        <w:contextualSpacing w:val="0"/>
      </w:pPr>
      <w:r w:rsidRPr="00902096">
        <w:rPr>
          <w:sz w:val="22"/>
          <w:szCs w:val="22"/>
        </w:rPr>
        <w:t>D) A house financed with a fixed-rate mortgage</w:t>
      </w:r>
    </w:p>
    <w:p w14:paraId="78E4428A" w14:textId="77777777" w:rsidR="00AD3EA8" w:rsidRPr="00902096" w:rsidRDefault="00AD3EA8" w:rsidP="00AD3EA8">
      <w:pPr>
        <w:pStyle w:val="ListParagraph"/>
        <w:numPr>
          <w:ilvl w:val="0"/>
          <w:numId w:val="7"/>
        </w:numPr>
        <w:contextualSpacing w:val="0"/>
      </w:pPr>
      <w:r w:rsidRPr="00902096">
        <w:rPr>
          <w:sz w:val="22"/>
          <w:szCs w:val="22"/>
        </w:rPr>
        <w:t>E) Do not know</w:t>
      </w:r>
    </w:p>
    <w:p w14:paraId="67D9B2AC" w14:textId="77777777" w:rsidR="00AD3EA8" w:rsidRPr="00902096" w:rsidRDefault="00AD3EA8" w:rsidP="00AD3EA8">
      <w:pPr>
        <w:spacing w:before="60"/>
      </w:pPr>
      <w:r w:rsidRPr="00902096">
        <w:rPr>
          <w:b/>
          <w:bCs/>
          <w:color w:val="2E7D32"/>
          <w:sz w:val="20"/>
          <w:szCs w:val="20"/>
        </w:rPr>
        <w:t>Correct Answer: D</w:t>
      </w:r>
    </w:p>
    <w:p w14:paraId="25A86B25" w14:textId="77777777" w:rsidR="00AD3EA8" w:rsidRPr="00902096" w:rsidRDefault="00AD3EA8" w:rsidP="00AD3EA8">
      <w:pPr>
        <w:spacing w:before="240" w:after="120"/>
      </w:pPr>
      <w:r w:rsidRPr="00902096">
        <w:rPr>
          <w:b/>
          <w:bCs/>
        </w:rPr>
        <w:t xml:space="preserve">Question 39. </w:t>
      </w:r>
      <w:r w:rsidRPr="00902096">
        <w:t>True or false: Stocks are generally riskier than bonds.</w:t>
      </w:r>
      <w:r w:rsidRPr="00902096">
        <w:rPr>
          <w:i/>
          <w:iCs/>
          <w:color w:val="666666"/>
          <w:sz w:val="20"/>
          <w:szCs w:val="20"/>
        </w:rPr>
        <w:t xml:space="preserve"> [Investment Risk - Asset Class Risk]</w:t>
      </w:r>
    </w:p>
    <w:p w14:paraId="49232B2E" w14:textId="77777777" w:rsidR="00AD3EA8" w:rsidRPr="00902096" w:rsidRDefault="00AD3EA8" w:rsidP="00AD3EA8">
      <w:pPr>
        <w:pStyle w:val="ListParagraph"/>
        <w:numPr>
          <w:ilvl w:val="0"/>
          <w:numId w:val="7"/>
        </w:numPr>
        <w:contextualSpacing w:val="0"/>
      </w:pPr>
      <w:r w:rsidRPr="00902096">
        <w:rPr>
          <w:sz w:val="22"/>
          <w:szCs w:val="22"/>
        </w:rPr>
        <w:t>A) True</w:t>
      </w:r>
    </w:p>
    <w:p w14:paraId="653C5B26" w14:textId="77777777" w:rsidR="00AD3EA8" w:rsidRPr="00902096" w:rsidRDefault="00AD3EA8" w:rsidP="00AD3EA8">
      <w:pPr>
        <w:pStyle w:val="ListParagraph"/>
        <w:numPr>
          <w:ilvl w:val="0"/>
          <w:numId w:val="7"/>
        </w:numPr>
        <w:contextualSpacing w:val="0"/>
      </w:pPr>
      <w:r w:rsidRPr="00902096">
        <w:rPr>
          <w:sz w:val="22"/>
          <w:szCs w:val="22"/>
        </w:rPr>
        <w:t>B) False</w:t>
      </w:r>
    </w:p>
    <w:p w14:paraId="5781C008" w14:textId="77777777" w:rsidR="00AD3EA8" w:rsidRPr="00902096" w:rsidRDefault="00AD3EA8" w:rsidP="00AD3EA8">
      <w:pPr>
        <w:pStyle w:val="ListParagraph"/>
        <w:numPr>
          <w:ilvl w:val="0"/>
          <w:numId w:val="7"/>
        </w:numPr>
        <w:contextualSpacing w:val="0"/>
      </w:pPr>
      <w:r w:rsidRPr="00902096">
        <w:rPr>
          <w:sz w:val="22"/>
          <w:szCs w:val="22"/>
        </w:rPr>
        <w:lastRenderedPageBreak/>
        <w:t>C) Do not know</w:t>
      </w:r>
    </w:p>
    <w:p w14:paraId="27B0DD15" w14:textId="77777777" w:rsidR="00AD3EA8" w:rsidRPr="00902096" w:rsidRDefault="00AD3EA8" w:rsidP="00AD3EA8">
      <w:pPr>
        <w:spacing w:before="60"/>
      </w:pPr>
      <w:r w:rsidRPr="00902096">
        <w:rPr>
          <w:b/>
          <w:bCs/>
          <w:color w:val="2E7D32"/>
          <w:sz w:val="20"/>
          <w:szCs w:val="20"/>
        </w:rPr>
        <w:t>Correct Answer: A</w:t>
      </w:r>
    </w:p>
    <w:p w14:paraId="471E30DE" w14:textId="77777777" w:rsidR="00AD3EA8" w:rsidRPr="00902096" w:rsidRDefault="00AD3EA8" w:rsidP="00AD3EA8">
      <w:pPr>
        <w:spacing w:before="240" w:after="120"/>
      </w:pPr>
      <w:r w:rsidRPr="00902096">
        <w:rPr>
          <w:b/>
          <w:bCs/>
        </w:rPr>
        <w:t xml:space="preserve">Question 40. </w:t>
      </w:r>
      <w:r w:rsidRPr="00902096">
        <w:t>What was a key factor contributing to the 2007 to 2008 financial crisis?</w:t>
      </w:r>
      <w:r w:rsidRPr="00902096">
        <w:rPr>
          <w:i/>
          <w:iCs/>
          <w:color w:val="666666"/>
          <w:sz w:val="20"/>
          <w:szCs w:val="20"/>
        </w:rPr>
        <w:t xml:space="preserve"> [Crisis/Systemic Risk]</w:t>
      </w:r>
    </w:p>
    <w:p w14:paraId="6C457E00" w14:textId="77777777" w:rsidR="00AD3EA8" w:rsidRPr="00902096" w:rsidRDefault="00AD3EA8" w:rsidP="00AD3EA8">
      <w:pPr>
        <w:pStyle w:val="ListParagraph"/>
        <w:numPr>
          <w:ilvl w:val="0"/>
          <w:numId w:val="7"/>
        </w:numPr>
        <w:contextualSpacing w:val="0"/>
      </w:pPr>
      <w:r w:rsidRPr="00902096">
        <w:rPr>
          <w:sz w:val="22"/>
          <w:szCs w:val="22"/>
        </w:rPr>
        <w:t>A) Strong regulation of mortgage lending</w:t>
      </w:r>
    </w:p>
    <w:p w14:paraId="40FFBF89" w14:textId="77777777" w:rsidR="00AD3EA8" w:rsidRPr="00902096" w:rsidRDefault="00AD3EA8" w:rsidP="00AD3EA8">
      <w:pPr>
        <w:pStyle w:val="ListParagraph"/>
        <w:numPr>
          <w:ilvl w:val="0"/>
          <w:numId w:val="7"/>
        </w:numPr>
        <w:contextualSpacing w:val="0"/>
      </w:pPr>
      <w:r w:rsidRPr="00902096">
        <w:rPr>
          <w:sz w:val="22"/>
          <w:szCs w:val="22"/>
        </w:rPr>
        <w:t>B) Widespread failure to properly assess and manage financial risk</w:t>
      </w:r>
    </w:p>
    <w:p w14:paraId="2E63B613" w14:textId="77777777" w:rsidR="00AD3EA8" w:rsidRPr="00902096" w:rsidRDefault="00AD3EA8" w:rsidP="00AD3EA8">
      <w:pPr>
        <w:pStyle w:val="ListParagraph"/>
        <w:numPr>
          <w:ilvl w:val="0"/>
          <w:numId w:val="7"/>
        </w:numPr>
        <w:contextualSpacing w:val="0"/>
      </w:pPr>
      <w:r w:rsidRPr="00902096">
        <w:rPr>
          <w:sz w:val="22"/>
          <w:szCs w:val="22"/>
        </w:rPr>
        <w:t>C) High household savings rates</w:t>
      </w:r>
    </w:p>
    <w:p w14:paraId="424CBF6F" w14:textId="77777777" w:rsidR="00AD3EA8" w:rsidRPr="00902096" w:rsidRDefault="00AD3EA8" w:rsidP="00AD3EA8">
      <w:pPr>
        <w:pStyle w:val="ListParagraph"/>
        <w:numPr>
          <w:ilvl w:val="0"/>
          <w:numId w:val="7"/>
        </w:numPr>
        <w:contextualSpacing w:val="0"/>
      </w:pPr>
      <w:r w:rsidRPr="00902096">
        <w:rPr>
          <w:sz w:val="22"/>
          <w:szCs w:val="22"/>
        </w:rPr>
        <w:t>D) Low levels of borrowing by households</w:t>
      </w:r>
    </w:p>
    <w:p w14:paraId="1558D893" w14:textId="77777777" w:rsidR="00AD3EA8" w:rsidRPr="00902096" w:rsidRDefault="00AD3EA8" w:rsidP="00AD3EA8">
      <w:pPr>
        <w:spacing w:before="60"/>
      </w:pPr>
      <w:r w:rsidRPr="00902096">
        <w:rPr>
          <w:b/>
          <w:bCs/>
          <w:color w:val="2E7D32"/>
          <w:sz w:val="20"/>
          <w:szCs w:val="20"/>
        </w:rPr>
        <w:t>Correct Answer: B</w:t>
      </w:r>
    </w:p>
    <w:p w14:paraId="0C792B50" w14:textId="77777777" w:rsidR="00AD3EA8" w:rsidRPr="00902096" w:rsidRDefault="00AD3EA8" w:rsidP="00AD3EA8"/>
    <w:p w14:paraId="1F7F6079" w14:textId="77777777" w:rsidR="00AD3EA8" w:rsidRPr="00902096" w:rsidRDefault="00AD3EA8" w:rsidP="00AD3EA8"/>
    <w:p w14:paraId="74A4D593" w14:textId="77777777" w:rsidR="00AD3EA8" w:rsidRPr="00902096" w:rsidRDefault="00AD3EA8" w:rsidP="00AD3EA8"/>
    <w:p w14:paraId="2335B5D9" w14:textId="5970C937" w:rsidR="00783AD1" w:rsidRPr="00902096" w:rsidRDefault="00783AD1"/>
    <w:sectPr w:rsidR="00783AD1" w:rsidRPr="00902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5CBC"/>
    <w:multiLevelType w:val="multilevel"/>
    <w:tmpl w:val="E87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16DE4"/>
    <w:multiLevelType w:val="multilevel"/>
    <w:tmpl w:val="1346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90F1D"/>
    <w:multiLevelType w:val="multilevel"/>
    <w:tmpl w:val="F1FA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3B4CF0"/>
    <w:multiLevelType w:val="multilevel"/>
    <w:tmpl w:val="9C70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96050E"/>
    <w:multiLevelType w:val="hybridMultilevel"/>
    <w:tmpl w:val="4CF6EAE8"/>
    <w:lvl w:ilvl="0" w:tplc="4D4CB2F2">
      <w:start w:val="1"/>
      <w:numFmt w:val="bullet"/>
      <w:lvlText w:val="○"/>
      <w:lvlJc w:val="left"/>
      <w:pPr>
        <w:ind w:left="720" w:hanging="360"/>
      </w:pPr>
    </w:lvl>
    <w:lvl w:ilvl="1" w:tplc="8DD00FBE">
      <w:numFmt w:val="decimal"/>
      <w:lvlText w:val=""/>
      <w:lvlJc w:val="left"/>
    </w:lvl>
    <w:lvl w:ilvl="2" w:tplc="69206040">
      <w:numFmt w:val="decimal"/>
      <w:lvlText w:val=""/>
      <w:lvlJc w:val="left"/>
    </w:lvl>
    <w:lvl w:ilvl="3" w:tplc="DB40C222">
      <w:numFmt w:val="decimal"/>
      <w:lvlText w:val=""/>
      <w:lvlJc w:val="left"/>
    </w:lvl>
    <w:lvl w:ilvl="4" w:tplc="134E0040">
      <w:numFmt w:val="decimal"/>
      <w:lvlText w:val=""/>
      <w:lvlJc w:val="left"/>
    </w:lvl>
    <w:lvl w:ilvl="5" w:tplc="DD5A6F32">
      <w:numFmt w:val="decimal"/>
      <w:lvlText w:val=""/>
      <w:lvlJc w:val="left"/>
    </w:lvl>
    <w:lvl w:ilvl="6" w:tplc="74D82424">
      <w:numFmt w:val="decimal"/>
      <w:lvlText w:val=""/>
      <w:lvlJc w:val="left"/>
    </w:lvl>
    <w:lvl w:ilvl="7" w:tplc="CC881AEC">
      <w:numFmt w:val="decimal"/>
      <w:lvlText w:val=""/>
      <w:lvlJc w:val="left"/>
    </w:lvl>
    <w:lvl w:ilvl="8" w:tplc="2A0E9E76">
      <w:numFmt w:val="decimal"/>
      <w:lvlText w:val=""/>
      <w:lvlJc w:val="left"/>
    </w:lvl>
  </w:abstractNum>
  <w:abstractNum w:abstractNumId="5" w15:restartNumberingAfterBreak="0">
    <w:nsid w:val="69A123B5"/>
    <w:multiLevelType w:val="multilevel"/>
    <w:tmpl w:val="352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F4382"/>
    <w:multiLevelType w:val="hybridMultilevel"/>
    <w:tmpl w:val="0C2A1EA0"/>
    <w:lvl w:ilvl="0" w:tplc="B41059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0A6E50"/>
    <w:multiLevelType w:val="hybridMultilevel"/>
    <w:tmpl w:val="C7EC5042"/>
    <w:lvl w:ilvl="0" w:tplc="B410599E">
      <w:start w:val="1"/>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7B0959F1"/>
    <w:multiLevelType w:val="hybridMultilevel"/>
    <w:tmpl w:val="6DD639F8"/>
    <w:lvl w:ilvl="0" w:tplc="28CA5B20">
      <w:start w:val="1"/>
      <w:numFmt w:val="bullet"/>
      <w:lvlText w:val="○"/>
      <w:lvlJc w:val="left"/>
      <w:pPr>
        <w:ind w:left="720" w:hanging="360"/>
      </w:pPr>
    </w:lvl>
    <w:lvl w:ilvl="1" w:tplc="64BAD3BE">
      <w:numFmt w:val="decimal"/>
      <w:lvlText w:val=""/>
      <w:lvlJc w:val="left"/>
    </w:lvl>
    <w:lvl w:ilvl="2" w:tplc="BBC62666">
      <w:numFmt w:val="decimal"/>
      <w:lvlText w:val=""/>
      <w:lvlJc w:val="left"/>
    </w:lvl>
    <w:lvl w:ilvl="3" w:tplc="74D8105A">
      <w:numFmt w:val="decimal"/>
      <w:lvlText w:val=""/>
      <w:lvlJc w:val="left"/>
    </w:lvl>
    <w:lvl w:ilvl="4" w:tplc="89145F1A">
      <w:numFmt w:val="decimal"/>
      <w:lvlText w:val=""/>
      <w:lvlJc w:val="left"/>
    </w:lvl>
    <w:lvl w:ilvl="5" w:tplc="E3524050">
      <w:numFmt w:val="decimal"/>
      <w:lvlText w:val=""/>
      <w:lvlJc w:val="left"/>
    </w:lvl>
    <w:lvl w:ilvl="6" w:tplc="C1BE4446">
      <w:numFmt w:val="decimal"/>
      <w:lvlText w:val=""/>
      <w:lvlJc w:val="left"/>
    </w:lvl>
    <w:lvl w:ilvl="7" w:tplc="957E7BC4">
      <w:numFmt w:val="decimal"/>
      <w:lvlText w:val=""/>
      <w:lvlJc w:val="left"/>
    </w:lvl>
    <w:lvl w:ilvl="8" w:tplc="709ECE7E">
      <w:numFmt w:val="decimal"/>
      <w:lvlText w:val=""/>
      <w:lvlJc w:val="left"/>
    </w:lvl>
  </w:abstractNum>
  <w:num w:numId="1" w16cid:durableId="1731805654">
    <w:abstractNumId w:val="2"/>
  </w:num>
  <w:num w:numId="2" w16cid:durableId="1558395837">
    <w:abstractNumId w:val="0"/>
  </w:num>
  <w:num w:numId="3" w16cid:durableId="175536052">
    <w:abstractNumId w:val="1"/>
  </w:num>
  <w:num w:numId="4" w16cid:durableId="1038092224">
    <w:abstractNumId w:val="5"/>
  </w:num>
  <w:num w:numId="5" w16cid:durableId="802427260">
    <w:abstractNumId w:val="7"/>
  </w:num>
  <w:num w:numId="6" w16cid:durableId="2113165310">
    <w:abstractNumId w:val="6"/>
  </w:num>
  <w:num w:numId="7" w16cid:durableId="1093355038">
    <w:abstractNumId w:val="4"/>
    <w:lvlOverride w:ilvl="0">
      <w:startOverride w:val="1"/>
    </w:lvlOverride>
  </w:num>
  <w:num w:numId="8" w16cid:durableId="2132939697">
    <w:abstractNumId w:val="8"/>
    <w:lvlOverride w:ilvl="0">
      <w:startOverride w:val="1"/>
    </w:lvlOverride>
  </w:num>
  <w:num w:numId="9" w16cid:durableId="74587847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livard, Guillaume">
    <w15:presenceInfo w15:providerId="AD" w15:userId="S::gbolivard@luc.edu::00a7456a-25a7-447c-b620-8edc7aab90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B9"/>
    <w:rsid w:val="0009754D"/>
    <w:rsid w:val="00110976"/>
    <w:rsid w:val="0019033E"/>
    <w:rsid w:val="001B3689"/>
    <w:rsid w:val="00221AD8"/>
    <w:rsid w:val="00350FCC"/>
    <w:rsid w:val="00367B52"/>
    <w:rsid w:val="00393893"/>
    <w:rsid w:val="003D0897"/>
    <w:rsid w:val="0052270C"/>
    <w:rsid w:val="005306E6"/>
    <w:rsid w:val="00604BF7"/>
    <w:rsid w:val="00644890"/>
    <w:rsid w:val="00783AD1"/>
    <w:rsid w:val="00867A3D"/>
    <w:rsid w:val="00896834"/>
    <w:rsid w:val="008A5437"/>
    <w:rsid w:val="008D69E6"/>
    <w:rsid w:val="00902096"/>
    <w:rsid w:val="00936929"/>
    <w:rsid w:val="00976FFC"/>
    <w:rsid w:val="00AD3EA8"/>
    <w:rsid w:val="00AE2D37"/>
    <w:rsid w:val="00B356C3"/>
    <w:rsid w:val="00B74AB9"/>
    <w:rsid w:val="00C90FF3"/>
    <w:rsid w:val="00DB33E4"/>
    <w:rsid w:val="00DE0173"/>
    <w:rsid w:val="00DE62B6"/>
    <w:rsid w:val="00F373AE"/>
    <w:rsid w:val="00FD0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0BE8"/>
  <w15:chartTrackingRefBased/>
  <w15:docId w15:val="{83401092-6A1B-9D46-B26E-2D82EFEB0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AB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74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4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4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A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A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A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A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4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AB9"/>
    <w:rPr>
      <w:rFonts w:eastAsiaTheme="majorEastAsia" w:cstheme="majorBidi"/>
      <w:color w:val="272727" w:themeColor="text1" w:themeTint="D8"/>
    </w:rPr>
  </w:style>
  <w:style w:type="paragraph" w:styleId="Title">
    <w:name w:val="Title"/>
    <w:basedOn w:val="Normal"/>
    <w:next w:val="Normal"/>
    <w:link w:val="TitleChar"/>
    <w:uiPriority w:val="10"/>
    <w:qFormat/>
    <w:rsid w:val="00B74A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AB9"/>
    <w:pPr>
      <w:spacing w:before="160"/>
      <w:jc w:val="center"/>
    </w:pPr>
    <w:rPr>
      <w:i/>
      <w:iCs/>
      <w:color w:val="404040" w:themeColor="text1" w:themeTint="BF"/>
    </w:rPr>
  </w:style>
  <w:style w:type="character" w:customStyle="1" w:styleId="QuoteChar">
    <w:name w:val="Quote Char"/>
    <w:basedOn w:val="DefaultParagraphFont"/>
    <w:link w:val="Quote"/>
    <w:uiPriority w:val="29"/>
    <w:rsid w:val="00B74AB9"/>
    <w:rPr>
      <w:i/>
      <w:iCs/>
      <w:color w:val="404040" w:themeColor="text1" w:themeTint="BF"/>
    </w:rPr>
  </w:style>
  <w:style w:type="paragraph" w:styleId="ListParagraph">
    <w:name w:val="List Paragraph"/>
    <w:basedOn w:val="Normal"/>
    <w:qFormat/>
    <w:rsid w:val="00B74AB9"/>
    <w:pPr>
      <w:ind w:left="720"/>
      <w:contextualSpacing/>
    </w:pPr>
  </w:style>
  <w:style w:type="character" w:styleId="IntenseEmphasis">
    <w:name w:val="Intense Emphasis"/>
    <w:basedOn w:val="DefaultParagraphFont"/>
    <w:uiPriority w:val="21"/>
    <w:qFormat/>
    <w:rsid w:val="00B74AB9"/>
    <w:rPr>
      <w:i/>
      <w:iCs/>
      <w:color w:val="0F4761" w:themeColor="accent1" w:themeShade="BF"/>
    </w:rPr>
  </w:style>
  <w:style w:type="paragraph" w:styleId="IntenseQuote">
    <w:name w:val="Intense Quote"/>
    <w:basedOn w:val="Normal"/>
    <w:next w:val="Normal"/>
    <w:link w:val="IntenseQuoteChar"/>
    <w:uiPriority w:val="30"/>
    <w:qFormat/>
    <w:rsid w:val="00B74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AB9"/>
    <w:rPr>
      <w:i/>
      <w:iCs/>
      <w:color w:val="0F4761" w:themeColor="accent1" w:themeShade="BF"/>
    </w:rPr>
  </w:style>
  <w:style w:type="character" w:styleId="IntenseReference">
    <w:name w:val="Intense Reference"/>
    <w:basedOn w:val="DefaultParagraphFont"/>
    <w:uiPriority w:val="32"/>
    <w:qFormat/>
    <w:rsid w:val="00B74AB9"/>
    <w:rPr>
      <w:b/>
      <w:bCs/>
      <w:smallCaps/>
      <w:color w:val="0F4761" w:themeColor="accent1" w:themeShade="BF"/>
      <w:spacing w:val="5"/>
    </w:rPr>
  </w:style>
  <w:style w:type="character" w:customStyle="1" w:styleId="apple-converted-space">
    <w:name w:val="apple-converted-space"/>
    <w:basedOn w:val="DefaultParagraphFont"/>
    <w:rsid w:val="00B74AB9"/>
  </w:style>
  <w:style w:type="character" w:styleId="Hyperlink">
    <w:name w:val="Hyperlink"/>
    <w:basedOn w:val="DefaultParagraphFont"/>
    <w:uiPriority w:val="99"/>
    <w:unhideWhenUsed/>
    <w:rsid w:val="00B74AB9"/>
    <w:rPr>
      <w:color w:val="467886" w:themeColor="hyperlink"/>
      <w:u w:val="single"/>
    </w:rPr>
  </w:style>
  <w:style w:type="paragraph" w:customStyle="1" w:styleId="p1">
    <w:name w:val="p1"/>
    <w:basedOn w:val="Normal"/>
    <w:rsid w:val="00B74AB9"/>
    <w:pPr>
      <w:spacing w:before="100" w:beforeAutospacing="1" w:after="100" w:afterAutospacing="1"/>
    </w:pPr>
  </w:style>
  <w:style w:type="table" w:styleId="TableGridLight">
    <w:name w:val="Grid Table Light"/>
    <w:basedOn w:val="TableNormal"/>
    <w:uiPriority w:val="40"/>
    <w:rsid w:val="00B74A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1">
    <w:name w:val="s1"/>
    <w:basedOn w:val="DefaultParagraphFont"/>
    <w:rsid w:val="00783AD1"/>
  </w:style>
  <w:style w:type="paragraph" w:styleId="Revision">
    <w:name w:val="Revision"/>
    <w:hidden/>
    <w:uiPriority w:val="99"/>
    <w:semiHidden/>
    <w:rsid w:val="00644890"/>
    <w:pPr>
      <w:spacing w:after="0"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44890"/>
    <w:rPr>
      <w:i/>
      <w:iCs/>
    </w:rPr>
  </w:style>
  <w:style w:type="paragraph" w:customStyle="1" w:styleId="font-claude-response-body">
    <w:name w:val="font-claude-response-body"/>
    <w:basedOn w:val="Normal"/>
    <w:rsid w:val="00110976"/>
    <w:pPr>
      <w:spacing w:before="100" w:beforeAutospacing="1" w:after="100" w:afterAutospacing="1"/>
    </w:pPr>
  </w:style>
  <w:style w:type="character" w:styleId="Strong">
    <w:name w:val="Strong"/>
    <w:basedOn w:val="DefaultParagraphFont"/>
    <w:uiPriority w:val="22"/>
    <w:qFormat/>
    <w:rsid w:val="001109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inancial-literacy.qualiaai.f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20</Pages>
  <Words>6131</Words>
  <Characters>33480</Characters>
  <Application>Microsoft Office Word</Application>
  <DocSecurity>0</DocSecurity>
  <Lines>984</Lines>
  <Paragraphs>707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Bolivard, Guillaume</dc:creator>
  <cp:keywords/>
  <dc:description/>
  <cp:lastModifiedBy>Bolivard, Guillaume</cp:lastModifiedBy>
  <cp:revision>10</cp:revision>
  <dcterms:created xsi:type="dcterms:W3CDTF">2026-01-17T06:01:00Z</dcterms:created>
  <dcterms:modified xsi:type="dcterms:W3CDTF">2026-01-17T07:06:00Z</dcterms:modified>
</cp:coreProperties>
</file>